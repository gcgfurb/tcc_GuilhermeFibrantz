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702C0" w14:textId="59A473D1" w:rsidR="0094550B" w:rsidRPr="00DB708C" w:rsidRDefault="00636C7B" w:rsidP="0094550B">
      <w:pPr>
        <w:pStyle w:val="TF-TTULOTCC"/>
      </w:pPr>
      <w:bookmarkStart w:id="1" w:name="_Hlk151534001"/>
      <w:bookmarkEnd w:id="1"/>
      <w:r w:rsidRPr="00DB708C">
        <w:t xml:space="preserve">ROTAVR: </w:t>
      </w:r>
      <w:r w:rsidR="0094550B" w:rsidRPr="00DB708C">
        <w:t>JOGO DE CONSCIENTIZAÇÃO NO TRÂNSITO UTILIZANDO A REALIDADE VIRTUAL IMERSIVA</w:t>
      </w:r>
    </w:p>
    <w:p w14:paraId="6305AA89" w14:textId="22910B6A" w:rsidR="00BB3651" w:rsidRPr="00DB708C" w:rsidRDefault="00636C7B" w:rsidP="005E4D96">
      <w:pPr>
        <w:pStyle w:val="TF-AUTORES"/>
        <w:rPr>
          <w:b w:val="0"/>
          <w:lang w:val="pt-BR"/>
        </w:rPr>
      </w:pPr>
      <w:commentRangeStart w:id="2"/>
      <w:r w:rsidRPr="00DB708C">
        <w:rPr>
          <w:lang w:val="pt-BR"/>
        </w:rPr>
        <w:t xml:space="preserve">Guilherme </w:t>
      </w:r>
      <w:proofErr w:type="spellStart"/>
      <w:r w:rsidRPr="00DB708C">
        <w:rPr>
          <w:lang w:val="pt-BR"/>
        </w:rPr>
        <w:t>Fibrantz</w:t>
      </w:r>
      <w:proofErr w:type="spellEnd"/>
      <w:r w:rsidR="00684014" w:rsidRPr="00DB708C">
        <w:rPr>
          <w:lang w:val="pt-BR"/>
        </w:rPr>
        <w:t xml:space="preserve">, </w:t>
      </w:r>
      <w:r w:rsidRPr="00DB708C">
        <w:rPr>
          <w:bCs/>
          <w:lang w:val="pt-BR"/>
        </w:rPr>
        <w:t>Dalton Solano dos Reis</w:t>
      </w:r>
      <w:r w:rsidR="00684014" w:rsidRPr="00DB708C">
        <w:rPr>
          <w:bCs/>
          <w:lang w:val="pt-BR"/>
        </w:rPr>
        <w:t xml:space="preserve"> </w:t>
      </w:r>
      <w:commentRangeEnd w:id="2"/>
      <w:r w:rsidR="00DB708C" w:rsidRPr="00DB708C">
        <w:rPr>
          <w:rStyle w:val="Refdecomentrio"/>
          <w:rFonts w:ascii="Times New Roman" w:hAnsi="Times New Roman"/>
          <w:b w:val="0"/>
          <w:lang w:val="pt-BR"/>
        </w:rPr>
        <w:commentReference w:id="2"/>
      </w:r>
      <w:r w:rsidR="00684014" w:rsidRPr="00DB708C">
        <w:rPr>
          <w:b w:val="0"/>
          <w:lang w:val="pt-BR"/>
        </w:rPr>
        <w:t>- Orientador</w:t>
      </w:r>
    </w:p>
    <w:p w14:paraId="6B6C294D" w14:textId="77777777" w:rsidR="00EC5071" w:rsidRPr="00DB708C" w:rsidRDefault="00EC5071" w:rsidP="00EC5071">
      <w:pPr>
        <w:pStyle w:val="TF-INSTITUICAO"/>
      </w:pPr>
      <w:r w:rsidRPr="00DB708C">
        <w:t>Curso de Bacharel em Ciência da Computação</w:t>
      </w:r>
    </w:p>
    <w:p w14:paraId="2F795F84" w14:textId="77777777" w:rsidR="00EC5071" w:rsidRPr="00DB708C" w:rsidRDefault="00EC5071" w:rsidP="00EC5071">
      <w:pPr>
        <w:pStyle w:val="TF-INSTITUICAO"/>
      </w:pPr>
      <w:r w:rsidRPr="00DB708C">
        <w:t>Departamento de Sistemas e Computação</w:t>
      </w:r>
    </w:p>
    <w:p w14:paraId="5E521E32" w14:textId="77777777" w:rsidR="00EC5071" w:rsidRPr="00DB708C" w:rsidRDefault="00EC5071" w:rsidP="00EC5071">
      <w:pPr>
        <w:pStyle w:val="TF-INSTITUICAO"/>
      </w:pPr>
      <w:r w:rsidRPr="00DB708C">
        <w:t>Universidade Regional de Blumenau (FURB) – Blumenau, SC – Bra</w:t>
      </w:r>
      <w:r w:rsidR="00B87D11" w:rsidRPr="00DB708C">
        <w:t>s</w:t>
      </w:r>
      <w:r w:rsidRPr="00DB708C">
        <w:t>il</w:t>
      </w:r>
    </w:p>
    <w:p w14:paraId="0F5D5CCD" w14:textId="279BAC80" w:rsidR="00EC5071" w:rsidRPr="00DB708C" w:rsidRDefault="00636C7B" w:rsidP="00EC5071">
      <w:pPr>
        <w:pStyle w:val="TF-EMAIL"/>
      </w:pPr>
      <w:r w:rsidRPr="00DB708C">
        <w:t>gfibrantz</w:t>
      </w:r>
      <w:r w:rsidR="00EC5071" w:rsidRPr="00DB708C">
        <w:t xml:space="preserve">@furb.br, </w:t>
      </w:r>
      <w:r w:rsidR="005A0EB8" w:rsidRPr="00DB708C">
        <w:t>dalton</w:t>
      </w:r>
      <w:r w:rsidR="00EC5071" w:rsidRPr="00DB708C">
        <w:t>@furb.br</w:t>
      </w:r>
    </w:p>
    <w:p w14:paraId="0BBDE8E3" w14:textId="77777777" w:rsidR="00F255FC" w:rsidRPr="00DB708C" w:rsidRDefault="005E4D96" w:rsidP="005E4D96">
      <w:pPr>
        <w:pStyle w:val="TF-RESUMO"/>
      </w:pPr>
      <w:commentRangeStart w:id="3"/>
      <w:r w:rsidRPr="00DB708C">
        <w:rPr>
          <w:b/>
        </w:rPr>
        <w:t>Resumo</w:t>
      </w:r>
      <w:commentRangeEnd w:id="3"/>
      <w:r w:rsidR="00DB708C">
        <w:rPr>
          <w:rStyle w:val="Refdecomentrio"/>
          <w:i w:val="0"/>
        </w:rPr>
        <w:commentReference w:id="3"/>
      </w:r>
      <w:r w:rsidRPr="00DB708C">
        <w:rPr>
          <w:b/>
        </w:rPr>
        <w:t>:</w:t>
      </w:r>
      <w:r w:rsidRPr="00DB708C">
        <w:t xml:space="preserve"> </w:t>
      </w:r>
      <w:r w:rsidR="00F255FC" w:rsidRPr="00DB708C">
        <w:t xml:space="preserve">O resumo é uma apresentação concisa dos pontos relevantes de um texto. Informa suficientemente ao leitor, para que este possa decidir sobre a conveniência da leitura do texto inteiro. </w:t>
      </w:r>
      <w:r w:rsidR="005A4952" w:rsidRPr="00DB708C">
        <w:t xml:space="preserve">Deve conter OBRIGATORIAMENTE o </w:t>
      </w:r>
      <w:r w:rsidR="007613FB" w:rsidRPr="00DB708C">
        <w:t>OBJETIVO</w:t>
      </w:r>
      <w:r w:rsidR="005A4952" w:rsidRPr="00DB708C">
        <w:t xml:space="preserve">, </w:t>
      </w:r>
      <w:r w:rsidR="007613FB" w:rsidRPr="00DB708C">
        <w:t>METODOLOGIA</w:t>
      </w:r>
      <w:r w:rsidR="005A4952" w:rsidRPr="00DB708C">
        <w:t xml:space="preserve">, </w:t>
      </w:r>
      <w:r w:rsidR="007613FB" w:rsidRPr="00DB708C">
        <w:t xml:space="preserve">RESULTADOS </w:t>
      </w:r>
      <w:r w:rsidR="005A4952" w:rsidRPr="00DB708C">
        <w:t xml:space="preserve">e </w:t>
      </w:r>
      <w:r w:rsidR="005E400D" w:rsidRPr="00DB708C">
        <w:t>CONCLUSÕES</w:t>
      </w:r>
      <w:r w:rsidR="005A4952" w:rsidRPr="00DB708C">
        <w:t>. O</w:t>
      </w:r>
      <w:r w:rsidR="009A2619" w:rsidRPr="00DB708C">
        <w:t xml:space="preserve"> resumo</w:t>
      </w:r>
      <w:r w:rsidR="00F255FC" w:rsidRPr="00DB708C">
        <w:t xml:space="preserve"> </w:t>
      </w:r>
      <w:r w:rsidRPr="00DB708C">
        <w:t>não deve ultrapassar 10 linhas</w:t>
      </w:r>
      <w:r w:rsidR="005A4952" w:rsidRPr="00DB708C">
        <w:t xml:space="preserve"> e </w:t>
      </w:r>
      <w:r w:rsidR="00F255FC" w:rsidRPr="00DB708C">
        <w:t>deve ser composto de uma seq</w:t>
      </w:r>
      <w:r w:rsidR="00D15B4E" w:rsidRPr="00DB708C">
        <w:t>u</w:t>
      </w:r>
      <w:r w:rsidR="00F255FC" w:rsidRPr="00DB708C">
        <w:t>ência corrente de frases concisas e não de uma enumeração de tópicos. O resumo deve ser escrito em um único texto corrido (sem parágrafos).</w:t>
      </w:r>
      <w:r w:rsidR="005A4952" w:rsidRPr="00DB708C">
        <w:t xml:space="preserve"> Deve-se usar a terceira pessoa do singular.</w:t>
      </w:r>
      <w:r w:rsidR="002879A7" w:rsidRPr="00DB708C">
        <w:t xml:space="preserve"> As palavras-chave, a seguir, são separadas por ponto, com a primeira letra maiúscula. Caso uma palavra-chave seja composta por mais de uma palavra, somente a primeira deve ser escrita com letra maiúscula, sendo que as demais iniciam com letra minúscula, desde que não sejam nomes próprios.]</w:t>
      </w:r>
    </w:p>
    <w:p w14:paraId="0F9BF9BA" w14:textId="41993CCE" w:rsidR="00F255FC" w:rsidRPr="00DB708C" w:rsidRDefault="00F255FC" w:rsidP="002879A7">
      <w:pPr>
        <w:pStyle w:val="TF-PALAVRASCHAVE"/>
      </w:pPr>
      <w:r w:rsidRPr="00DB708C">
        <w:rPr>
          <w:b/>
        </w:rPr>
        <w:t>Palavras-chave</w:t>
      </w:r>
      <w:r w:rsidRPr="00DB708C">
        <w:t xml:space="preserve">: </w:t>
      </w:r>
      <w:r w:rsidR="005A0EB8" w:rsidRPr="00DB708C">
        <w:t xml:space="preserve">Realidade </w:t>
      </w:r>
      <w:r w:rsidR="0081652E" w:rsidRPr="00DB708C">
        <w:t>v</w:t>
      </w:r>
      <w:r w:rsidR="005A0EB8" w:rsidRPr="00DB708C">
        <w:t>irtual. Trânsito.</w:t>
      </w:r>
      <w:r w:rsidR="005054BB" w:rsidRPr="00DB708C">
        <w:t xml:space="preserve"> Jogos </w:t>
      </w:r>
      <w:r w:rsidR="0081652E" w:rsidRPr="00DB708C">
        <w:t>e</w:t>
      </w:r>
      <w:r w:rsidR="005054BB" w:rsidRPr="00DB708C">
        <w:t>ducativos.</w:t>
      </w:r>
      <w:r w:rsidR="005B3703" w:rsidRPr="00DB708C">
        <w:t xml:space="preserve"> Segurança viária.</w:t>
      </w:r>
    </w:p>
    <w:p w14:paraId="6DC7FCF4" w14:textId="77777777" w:rsidR="00D804E0" w:rsidRPr="00DB708C" w:rsidRDefault="00F255FC" w:rsidP="005D74BB">
      <w:pPr>
        <w:pStyle w:val="Ttulo1"/>
      </w:pPr>
      <w:bookmarkStart w:id="4" w:name="_Toc511928422"/>
      <w:bookmarkStart w:id="5" w:name="_Toc420723208"/>
      <w:bookmarkStart w:id="6" w:name="_Toc482682369"/>
      <w:bookmarkStart w:id="7" w:name="_Toc54164903"/>
      <w:bookmarkStart w:id="8" w:name="_Toc54165663"/>
      <w:bookmarkStart w:id="9" w:name="_Toc54169315"/>
      <w:bookmarkStart w:id="10" w:name="_Toc96347419"/>
      <w:bookmarkStart w:id="11" w:name="_Toc96357709"/>
      <w:bookmarkStart w:id="12" w:name="_Toc96491849"/>
      <w:r w:rsidRPr="00DB708C">
        <w:t>Introdução</w:t>
      </w:r>
      <w:bookmarkEnd w:id="4"/>
    </w:p>
    <w:bookmarkEnd w:id="5"/>
    <w:bookmarkEnd w:id="6"/>
    <w:bookmarkEnd w:id="7"/>
    <w:bookmarkEnd w:id="8"/>
    <w:bookmarkEnd w:id="9"/>
    <w:bookmarkEnd w:id="10"/>
    <w:bookmarkEnd w:id="11"/>
    <w:bookmarkEnd w:id="12"/>
    <w:p w14:paraId="10CC2490" w14:textId="430142E8" w:rsidR="00B971B6" w:rsidRPr="00DB708C" w:rsidRDefault="00B971B6" w:rsidP="00B971B6">
      <w:pPr>
        <w:pStyle w:val="TF-TEXTO"/>
      </w:pPr>
      <w:r w:rsidRPr="00DB708C">
        <w:t xml:space="preserve">O trânsito é um tema de grande importância na sociedade contemporânea. O movimento de veículos e pedestres nas vias públicas é um fator que impacta diversos aspectos da vida urbana, seja de maneira direta ou indireta. </w:t>
      </w:r>
      <w:ins w:id="13" w:author="Dalton Solano dos Reis" w:date="2023-12-05T11:27:00Z">
        <w:r w:rsidR="005027AF" w:rsidRPr="005027AF">
          <w:t>Conforme indicado</w:t>
        </w:r>
      </w:ins>
      <w:del w:id="14" w:author="Dalton Solano dos Reis" w:date="2023-12-05T11:27:00Z">
        <w:r w:rsidRPr="00DB708C" w:rsidDel="005027AF">
          <w:delText>Como apontado</w:delText>
        </w:r>
      </w:del>
      <w:r w:rsidRPr="00DB708C">
        <w:t xml:space="preserve"> por Miranda (2016), a educação para o trânsito desempenha um papel fundamental na redução dos conflitos envolvendo pedestres, passageiros e condutores de veículos. </w:t>
      </w:r>
      <w:ins w:id="15" w:author="Dalton Solano dos Reis" w:date="2023-12-05T11:27:00Z">
        <w:r w:rsidR="005027AF" w:rsidRPr="005027AF">
          <w:t>Além disso, de acordo com</w:t>
        </w:r>
        <w:r w:rsidR="005027AF">
          <w:t xml:space="preserve"> </w:t>
        </w:r>
      </w:ins>
      <w:del w:id="16" w:author="Dalton Solano dos Reis" w:date="2023-12-05T11:27:00Z">
        <w:r w:rsidRPr="00DB708C" w:rsidDel="005027AF">
          <w:delText xml:space="preserve">Afinal, segundo </w:delText>
        </w:r>
      </w:del>
      <w:r w:rsidRPr="00DB708C">
        <w:t xml:space="preserve">a Organização Mundial da Saúde </w:t>
      </w:r>
      <w:r w:rsidR="003B4E43" w:rsidRPr="00DB708C">
        <w:t>(</w:t>
      </w:r>
      <w:r w:rsidR="00DC2DD3" w:rsidRPr="00DB708C">
        <w:t xml:space="preserve">2021), </w:t>
      </w:r>
      <w:r w:rsidRPr="00DB708C">
        <w:t>os óbitos e os ferimentos resultantes de acidentes de trânsito representam uma das maiores ameaças ao progresso sustentável das nações. “Em todo o mundo, os sinistros de trânsito causam aproximadamente 1,3 milhão de mortes evitáveis e cerca de 50 milhões de feridos por ano – tornando-os a principal causa de mortes de crianças e jovens em todo o mundo.” (</w:t>
      </w:r>
      <w:r w:rsidR="00104E88" w:rsidRPr="00DB708C">
        <w:t>O</w:t>
      </w:r>
      <w:r w:rsidR="00E73271" w:rsidRPr="00DB708C">
        <w:t>rganização</w:t>
      </w:r>
      <w:r w:rsidRPr="00DB708C">
        <w:t xml:space="preserve"> </w:t>
      </w:r>
      <w:r w:rsidR="00104E88" w:rsidRPr="00DB708C">
        <w:t>M</w:t>
      </w:r>
      <w:r w:rsidR="00E73271" w:rsidRPr="00DB708C">
        <w:t>undial</w:t>
      </w:r>
      <w:r w:rsidR="00104E88" w:rsidRPr="00DB708C">
        <w:t xml:space="preserve"> </w:t>
      </w:r>
      <w:ins w:id="17" w:author="Dalton Solano dos Reis" w:date="2023-12-05T14:40:00Z">
        <w:r w:rsidR="00CB7FAC">
          <w:t>d</w:t>
        </w:r>
      </w:ins>
      <w:del w:id="18" w:author="Dalton Solano dos Reis" w:date="2023-12-05T14:40:00Z">
        <w:r w:rsidR="00104E88" w:rsidRPr="00DB708C" w:rsidDel="00CB7FAC">
          <w:delText>D</w:delText>
        </w:r>
      </w:del>
      <w:r w:rsidR="00E73271" w:rsidRPr="00DB708C">
        <w:t>a</w:t>
      </w:r>
      <w:r w:rsidR="00104E88" w:rsidRPr="00DB708C">
        <w:t xml:space="preserve"> </w:t>
      </w:r>
      <w:r w:rsidR="00E73271" w:rsidRPr="00DB708C">
        <w:t>Saúde</w:t>
      </w:r>
      <w:r w:rsidR="00104E88" w:rsidRPr="00DB708C">
        <w:t xml:space="preserve">, </w:t>
      </w:r>
      <w:r w:rsidRPr="00DB708C">
        <w:t>2021, p.</w:t>
      </w:r>
      <w:r w:rsidR="00DF0A0A" w:rsidRPr="00DB708C">
        <w:t xml:space="preserve"> </w:t>
      </w:r>
      <w:r w:rsidRPr="00DB708C">
        <w:t>6).</w:t>
      </w:r>
    </w:p>
    <w:p w14:paraId="02A364A2" w14:textId="26AB94C0" w:rsidR="00B971B6" w:rsidRPr="00DB708C" w:rsidRDefault="00B971B6" w:rsidP="00B971B6">
      <w:pPr>
        <w:pStyle w:val="TF-TEXTO"/>
      </w:pPr>
      <w:r w:rsidRPr="00DB708C">
        <w:t xml:space="preserve">Uma das estratégias mais eficazes de modificar esta situação é a mudança do comportamento dos cidadãos, influindo no processo de segurança de todos. Conforme Miranda (2016), a maneira como os cidadãos se comportam no trânsito tem um impacto direto na segurança de todos os envolvidos. Nesse sentido, é fundamental que as pessoas </w:t>
      </w:r>
      <w:proofErr w:type="spellStart"/>
      <w:ins w:id="19" w:author="Dalton Solano dos Reis" w:date="2023-12-05T11:28:00Z">
        <w:r w:rsidR="005027AF" w:rsidRPr="005027AF">
          <w:t>tenham</w:t>
        </w:r>
      </w:ins>
      <w:del w:id="20" w:author="Dalton Solano dos Reis" w:date="2023-12-05T11:28:00Z">
        <w:r w:rsidRPr="00DB708C" w:rsidDel="005027AF">
          <w:delText xml:space="preserve">possuam </w:delText>
        </w:r>
      </w:del>
      <w:r w:rsidRPr="00DB708C">
        <w:t>uma</w:t>
      </w:r>
      <w:proofErr w:type="spellEnd"/>
      <w:r w:rsidRPr="00DB708C">
        <w:t xml:space="preserve"> base ética e moral sólida, embora muitas vezes esses valores não sejam devidamente cultivados no ambiente familiar. </w:t>
      </w:r>
      <w:ins w:id="21" w:author="Dalton Solano dos Reis" w:date="2023-12-05T11:29:00Z">
        <w:r w:rsidR="005027AF" w:rsidRPr="005027AF">
          <w:t xml:space="preserve">Portanto, no contexto escolar, torna-se </w:t>
        </w:r>
      </w:ins>
      <w:del w:id="22" w:author="Dalton Solano dos Reis" w:date="2023-12-05T11:29:00Z">
        <w:r w:rsidRPr="00DB708C" w:rsidDel="005027AF">
          <w:delText xml:space="preserve">Portanto, é no contexto escolar que se torna </w:delText>
        </w:r>
      </w:del>
      <w:r w:rsidRPr="00DB708C">
        <w:t>essencial a construção de princípios fundamentais para uma vida tanto individual quanto coletiva</w:t>
      </w:r>
      <w:del w:id="23" w:author="Dalton Solano dos Reis" w:date="2023-12-05T10:25:00Z">
        <w:r w:rsidRPr="00DB708C" w:rsidDel="00A04D3D">
          <w:delText>.</w:delText>
        </w:r>
      </w:del>
      <w:r w:rsidR="00E51E8A" w:rsidRPr="00DB708C">
        <w:t xml:space="preserve"> (Miranda,</w:t>
      </w:r>
      <w:r w:rsidR="00994036" w:rsidRPr="00DB708C">
        <w:t xml:space="preserve"> </w:t>
      </w:r>
      <w:r w:rsidR="00E51E8A" w:rsidRPr="00DB708C">
        <w:t>2016).</w:t>
      </w:r>
    </w:p>
    <w:p w14:paraId="515856CB" w14:textId="16EA37CC" w:rsidR="00B971B6" w:rsidRPr="00DB708C" w:rsidRDefault="00B971B6" w:rsidP="00B971B6">
      <w:pPr>
        <w:pStyle w:val="TF-TEXTO"/>
      </w:pPr>
      <w:r w:rsidRPr="00DB708C">
        <w:t xml:space="preserve">O caso do Brasil não é diferente. Como </w:t>
      </w:r>
      <w:del w:id="24" w:author="Dalton Solano dos Reis" w:date="2023-12-05T11:42:00Z">
        <w:r w:rsidRPr="00DB708C" w:rsidDel="00F65280">
          <w:delText xml:space="preserve">assinala </w:delText>
        </w:r>
      </w:del>
      <w:ins w:id="25" w:author="Dalton Solano dos Reis" w:date="2023-12-05T11:42:00Z">
        <w:r w:rsidR="00F65280">
          <w:t>assinalado por</w:t>
        </w:r>
        <w:r w:rsidR="00F65280" w:rsidRPr="00DB708C">
          <w:t xml:space="preserve"> </w:t>
        </w:r>
      </w:ins>
      <w:proofErr w:type="spellStart"/>
      <w:r w:rsidRPr="00DB708C">
        <w:t>Araujo</w:t>
      </w:r>
      <w:proofErr w:type="spellEnd"/>
      <w:r w:rsidRPr="00DB708C">
        <w:t xml:space="preserve"> Junior (2019), no cenário nacional lamentavelmente se evidencia a ideia de observar as normas de trânsito apenas para evitar multas. Por </w:t>
      </w:r>
      <w:ins w:id="26" w:author="Dalton Solano dos Reis" w:date="2023-12-05T11:36:00Z">
        <w:r w:rsidR="005027AF" w:rsidRPr="005027AF">
          <w:t>isso</w:t>
        </w:r>
      </w:ins>
      <w:del w:id="27" w:author="Dalton Solano dos Reis" w:date="2023-12-05T11:36:00Z">
        <w:r w:rsidRPr="00DB708C" w:rsidDel="005027AF">
          <w:delText>isto</w:delText>
        </w:r>
      </w:del>
      <w:r w:rsidRPr="00DB708C">
        <w:t xml:space="preserve">, é preciso implementar ações educativas positivas, sendo fundamental buscar um trânsito onde os condutores estejam plenamente conscientes da importância de obedecer às normas de trânsito, reconhecendo os benefícios positivos </w:t>
      </w:r>
      <w:del w:id="28" w:author="Dalton Solano dos Reis" w:date="2023-12-05T11:37:00Z">
        <w:r w:rsidRPr="00DB708C" w:rsidDel="00F65280">
          <w:delText>que essa</w:delText>
        </w:r>
      </w:del>
      <w:ins w:id="29" w:author="Dalton Solano dos Reis" w:date="2023-12-05T11:37:00Z">
        <w:r w:rsidR="00F65280">
          <w:t>dessa</w:t>
        </w:r>
      </w:ins>
      <w:r w:rsidRPr="00DB708C">
        <w:t xml:space="preserve"> atitude</w:t>
      </w:r>
      <w:del w:id="30" w:author="Dalton Solano dos Reis" w:date="2023-12-05T11:37:00Z">
        <w:r w:rsidRPr="00DB708C" w:rsidDel="00F65280">
          <w:delText xml:space="preserve"> implica</w:delText>
        </w:r>
      </w:del>
      <w:del w:id="31" w:author="Dalton Solano dos Reis" w:date="2023-12-05T10:26:00Z">
        <w:r w:rsidRPr="00DB708C" w:rsidDel="00A04D3D">
          <w:delText>.</w:delText>
        </w:r>
      </w:del>
      <w:r w:rsidR="00E00029" w:rsidRPr="00DB708C">
        <w:t xml:space="preserve"> (</w:t>
      </w:r>
      <w:proofErr w:type="spellStart"/>
      <w:r w:rsidR="00E00029" w:rsidRPr="00DB708C">
        <w:t>Araujo</w:t>
      </w:r>
      <w:proofErr w:type="spellEnd"/>
      <w:r w:rsidR="00E00029" w:rsidRPr="00DB708C">
        <w:t xml:space="preserve"> Junior,</w:t>
      </w:r>
      <w:r w:rsidR="00994036" w:rsidRPr="00DB708C">
        <w:t xml:space="preserve"> </w:t>
      </w:r>
      <w:r w:rsidR="00E00029" w:rsidRPr="00DB708C">
        <w:t>2019).</w:t>
      </w:r>
    </w:p>
    <w:p w14:paraId="45068F93" w14:textId="062BEC3C" w:rsidR="00B971B6" w:rsidRPr="00DB708C" w:rsidRDefault="00B971B6" w:rsidP="00B971B6">
      <w:pPr>
        <w:pStyle w:val="TF-TEXTO"/>
      </w:pPr>
      <w:r w:rsidRPr="00DB708C">
        <w:t xml:space="preserve">Diversas abordagens podem ser utilizadas para </w:t>
      </w:r>
      <w:del w:id="32" w:author="Dalton Solano dos Reis" w:date="2023-12-05T10:26:00Z">
        <w:r w:rsidRPr="00DB708C" w:rsidDel="00A04D3D">
          <w:delText xml:space="preserve">a </w:delText>
        </w:r>
      </w:del>
      <w:r w:rsidRPr="00DB708C">
        <w:t xml:space="preserve">incluir a educação </w:t>
      </w:r>
      <w:del w:id="33" w:author="Dalton Solano dos Reis" w:date="2023-12-05T10:26:00Z">
        <w:r w:rsidRPr="00DB708C" w:rsidDel="00A04D3D">
          <w:delText>para o</w:delText>
        </w:r>
      </w:del>
      <w:ins w:id="34" w:author="Dalton Solano dos Reis" w:date="2023-12-05T10:26:00Z">
        <w:r w:rsidR="00A04D3D">
          <w:t>no</w:t>
        </w:r>
      </w:ins>
      <w:r w:rsidRPr="00DB708C">
        <w:t xml:space="preserve"> trânsito em sala de aula, dentre as quais figuram em destaque os jogos digitais. Conforme indica </w:t>
      </w:r>
      <w:ins w:id="35" w:author="Dalton Solano dos Reis" w:date="2023-12-05T11:38:00Z">
        <w:r w:rsidR="00F65280">
          <w:t xml:space="preserve">por </w:t>
        </w:r>
      </w:ins>
      <w:proofErr w:type="spellStart"/>
      <w:r w:rsidRPr="00DB708C">
        <w:t>Prensky</w:t>
      </w:r>
      <w:proofErr w:type="spellEnd"/>
      <w:r w:rsidRPr="00DB708C">
        <w:t xml:space="preserve"> (2001), os jogos não são o único caminho para melhorar o contexto educacional. Porém, os jogos eletrônicos são um dos elementos necessários para instigar as novas gerações a se interessarem pelos temas abordados em sala de aula. A possibilidade de interagir em um ambiente lúdico</w:t>
      </w:r>
      <w:del w:id="36" w:author="Dalton Solano dos Reis" w:date="2023-12-05T11:39:00Z">
        <w:r w:rsidRPr="00DB708C" w:rsidDel="00F65280">
          <w:delText xml:space="preserve"> e</w:delText>
        </w:r>
      </w:del>
      <w:ins w:id="37" w:author="Dalton Solano dos Reis" w:date="2023-12-05T11:39:00Z">
        <w:r w:rsidR="00F65280">
          <w:t>,</w:t>
        </w:r>
      </w:ins>
      <w:r w:rsidRPr="00DB708C">
        <w:t xml:space="preserve"> controlar as situações vivenciadas, bem como a perspectiva de avançar para níveis mais altos conforme seu desempenho, é capaz de gerar motivação no aluno por meio dos jogos eletrônicos (</w:t>
      </w:r>
      <w:r w:rsidR="00A30303" w:rsidRPr="00DB708C">
        <w:t>D</w:t>
      </w:r>
      <w:r w:rsidR="00E73271" w:rsidRPr="00DB708C">
        <w:t>a Silva</w:t>
      </w:r>
      <w:r w:rsidRPr="00DB708C">
        <w:t xml:space="preserve"> </w:t>
      </w:r>
      <w:r w:rsidRPr="00DB708C">
        <w:rPr>
          <w:i/>
          <w:iCs/>
        </w:rPr>
        <w:t>et al.</w:t>
      </w:r>
      <w:r w:rsidRPr="00DB708C">
        <w:t>, 2014).</w:t>
      </w:r>
    </w:p>
    <w:p w14:paraId="27BEE57A" w14:textId="77777777" w:rsidR="00B971B6" w:rsidRPr="00DB708C" w:rsidRDefault="00B971B6" w:rsidP="00B971B6">
      <w:pPr>
        <w:pStyle w:val="TF-TEXTO"/>
      </w:pPr>
      <w:r w:rsidRPr="00DB708C">
        <w:rPr>
          <w:shd w:val="clear" w:color="auto" w:fill="FFFFFF"/>
        </w:rPr>
        <w:t xml:space="preserve">A fim de aprimorar a experiência do usuário e estimular sua interação, é possível empregar tecnologias que melhoram a interface entre o usuário e o sistema, como a Realidade Virtual (RV). Segundo Braga (2001), a realidade virtual oferece a possibilidade de experimentar situações perigosas e difíceis, muitas vezes não sendo possíveis de serem vivenciadas, além de permitir que sejam abordados temas que apresentam desafios de aprendizagem e que podem ser impossíveis de serem demonstrados na vida real. Conforme </w:t>
      </w:r>
      <w:proofErr w:type="spellStart"/>
      <w:r w:rsidRPr="00DB708C">
        <w:rPr>
          <w:shd w:val="clear" w:color="auto" w:fill="FFFFFF"/>
        </w:rPr>
        <w:t>Tori</w:t>
      </w:r>
      <w:proofErr w:type="spellEnd"/>
      <w:r w:rsidRPr="00DB708C">
        <w:rPr>
          <w:shd w:val="clear" w:color="auto" w:fill="FFFFFF"/>
        </w:rPr>
        <w:t xml:space="preserve">, </w:t>
      </w:r>
      <w:proofErr w:type="spellStart"/>
      <w:r w:rsidRPr="00DB708C">
        <w:rPr>
          <w:shd w:val="clear" w:color="auto" w:fill="FFFFFF"/>
        </w:rPr>
        <w:t>Hounsell</w:t>
      </w:r>
      <w:proofErr w:type="spellEnd"/>
      <w:r w:rsidRPr="00DB708C">
        <w:rPr>
          <w:shd w:val="clear" w:color="auto" w:fill="FFFFFF"/>
        </w:rPr>
        <w:t xml:space="preserve"> e </w:t>
      </w:r>
      <w:proofErr w:type="spellStart"/>
      <w:r w:rsidRPr="00DB708C">
        <w:rPr>
          <w:shd w:val="clear" w:color="auto" w:fill="FFFFFF"/>
        </w:rPr>
        <w:t>Kirner</w:t>
      </w:r>
      <w:proofErr w:type="spellEnd"/>
      <w:r w:rsidRPr="00DB708C">
        <w:rPr>
          <w:shd w:val="clear" w:color="auto" w:fill="FFFFFF"/>
        </w:rPr>
        <w:t xml:space="preserve"> (2020), a sensação de imersão em ambientes virtuais e a capacidade de interagir com seus detalhes resultam em um aumento significativo do interesse dos alunos pelo conteúdo, além de promover uma melhoria em seu processo de aprendizagem.</w:t>
      </w:r>
    </w:p>
    <w:p w14:paraId="15162A5F" w14:textId="12D0812F" w:rsidR="007F3CFA" w:rsidRPr="00DB708C" w:rsidRDefault="00B971B6" w:rsidP="00B971B6">
      <w:pPr>
        <w:pStyle w:val="TF-TEXTO"/>
      </w:pPr>
      <w:r w:rsidRPr="00DB708C">
        <w:t xml:space="preserve">Diante </w:t>
      </w:r>
      <w:proofErr w:type="spellStart"/>
      <w:ins w:id="38" w:author="Dalton Solano dos Reis" w:date="2023-12-05T11:40:00Z">
        <w:r w:rsidR="00F65280" w:rsidRPr="00F65280">
          <w:t>desse</w:t>
        </w:r>
      </w:ins>
      <w:del w:id="39" w:author="Dalton Solano dos Reis" w:date="2023-12-05T11:40:00Z">
        <w:r w:rsidRPr="00DB708C" w:rsidDel="00F65280">
          <w:delText xml:space="preserve">deste </w:delText>
        </w:r>
      </w:del>
      <w:r w:rsidRPr="00DB708C">
        <w:t>contexto</w:t>
      </w:r>
      <w:proofErr w:type="spellEnd"/>
      <w:r w:rsidRPr="00DB708C">
        <w:t>, o presente trabalho</w:t>
      </w:r>
      <w:r w:rsidR="003E5E7D" w:rsidRPr="00DB708C">
        <w:t xml:space="preserve"> </w:t>
      </w:r>
      <w:r w:rsidR="00767AE9" w:rsidRPr="00DB708C">
        <w:t xml:space="preserve">desenvolveu </w:t>
      </w:r>
      <w:r w:rsidRPr="00DB708C">
        <w:t xml:space="preserve">um </w:t>
      </w:r>
      <w:r w:rsidR="00937F2A" w:rsidRPr="00DB708C">
        <w:t>jogo</w:t>
      </w:r>
      <w:r w:rsidRPr="00DB708C">
        <w:t xml:space="preserve"> para o ensino da educação no trânsito com o emprego da realidade virtual imersiva, na qual os indivíduos são incentivados a agir de maneira responsável e a adotar </w:t>
      </w:r>
      <w:r w:rsidRPr="00DB708C">
        <w:lastRenderedPageBreak/>
        <w:t>comportamentos conscientes ​​e seguros.</w:t>
      </w:r>
      <w:r w:rsidR="006A0558" w:rsidRPr="00DB708C">
        <w:t xml:space="preserve"> </w:t>
      </w:r>
      <w:r w:rsidR="00724A91" w:rsidRPr="00DB708C">
        <w:t>O objetivo principal deste trabalho é o desenvolvimento de um jogo para dispositivos móveis que utiliza a realidade virtual imersiva para o ensino da educação no trânsito.</w:t>
      </w:r>
      <w:r w:rsidR="0036532F" w:rsidRPr="00DB708C">
        <w:t xml:space="preserve"> Os objetivos específicos são:</w:t>
      </w:r>
      <w:r w:rsidR="002203C4" w:rsidRPr="00DB708C">
        <w:t xml:space="preserve"> </w:t>
      </w:r>
      <w:r w:rsidR="001757A1" w:rsidRPr="00DB708C">
        <w:t>disponibilizar</w:t>
      </w:r>
      <w:r w:rsidR="005911B3" w:rsidRPr="00DB708C">
        <w:t xml:space="preserve"> uma forma alternativa de mostrar conteúdos relacionados à educação no trânsito</w:t>
      </w:r>
      <w:r w:rsidR="00767AE9" w:rsidRPr="00DB708C">
        <w:t xml:space="preserve">; </w:t>
      </w:r>
      <w:r w:rsidR="00625922" w:rsidRPr="00DB708C">
        <w:t xml:space="preserve">realizar testes piloto para avaliar a experiência dos usuários com o </w:t>
      </w:r>
      <w:r w:rsidR="00A71E45" w:rsidRPr="00DB708C">
        <w:t>jogo</w:t>
      </w:r>
      <w:r w:rsidR="00625922" w:rsidRPr="00DB708C">
        <w:t xml:space="preserve"> </w:t>
      </w:r>
      <w:r w:rsidR="00BD6211" w:rsidRPr="00DB708C">
        <w:t>e</w:t>
      </w:r>
      <w:r w:rsidR="002028D8" w:rsidRPr="00DB708C">
        <w:rPr>
          <w:color w:val="FF0000"/>
        </w:rPr>
        <w:t xml:space="preserve"> </w:t>
      </w:r>
      <w:r w:rsidR="002028D8" w:rsidRPr="00DB708C">
        <w:t>disponibilizar diferentes cenários virtuais de trânsito, cada um apresentando desafios distintos.</w:t>
      </w:r>
    </w:p>
    <w:p w14:paraId="0E64294D" w14:textId="77777777" w:rsidR="00F255FC" w:rsidRPr="00DB708C" w:rsidRDefault="00F255FC" w:rsidP="005D74BB">
      <w:pPr>
        <w:pStyle w:val="Ttulo1"/>
      </w:pPr>
      <w:bookmarkStart w:id="40" w:name="_Toc54164913"/>
      <w:bookmarkStart w:id="41" w:name="_Toc54165667"/>
      <w:bookmarkStart w:id="42" w:name="_Toc54169325"/>
      <w:bookmarkStart w:id="43" w:name="_Toc96347431"/>
      <w:bookmarkStart w:id="44" w:name="_Toc96357715"/>
      <w:bookmarkStart w:id="45" w:name="_Toc96491858"/>
      <w:bookmarkStart w:id="46" w:name="_Toc511928431"/>
      <w:bookmarkStart w:id="47" w:name="_Toc419598587"/>
      <w:commentRangeStart w:id="48"/>
      <w:r w:rsidRPr="00DB708C">
        <w:t>FUNDAME</w:t>
      </w:r>
      <w:commentRangeEnd w:id="48"/>
      <w:r w:rsidR="005D74BB">
        <w:rPr>
          <w:rStyle w:val="Refdecomentrio"/>
          <w:b w:val="0"/>
          <w:caps w:val="0"/>
          <w:kern w:val="0"/>
        </w:rPr>
        <w:commentReference w:id="48"/>
      </w:r>
      <w:r w:rsidRPr="00DB708C">
        <w:t>NTAÇÃO TEÓRICA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5631B817" w14:textId="351B17C0" w:rsidR="00DC44A6" w:rsidRPr="00DB708C" w:rsidRDefault="00346EDC" w:rsidP="00DC44A6">
      <w:pPr>
        <w:pStyle w:val="TF-TEXTO"/>
      </w:pPr>
      <w:r w:rsidRPr="00DB708C">
        <w:t xml:space="preserve">Esta seção é dedicada a expor bases e conceitos dos tópicos </w:t>
      </w:r>
      <w:del w:id="49" w:author="Dalton Solano dos Reis" w:date="2023-12-05T11:45:00Z">
        <w:r w:rsidRPr="00DB708C" w:rsidDel="00F65280">
          <w:delText xml:space="preserve">que são </w:delText>
        </w:r>
      </w:del>
      <w:r w:rsidRPr="00DB708C">
        <w:t xml:space="preserve">essenciais para apoiar o </w:t>
      </w:r>
      <w:r w:rsidR="00737D0A" w:rsidRPr="00DB708C">
        <w:t>jogo</w:t>
      </w:r>
      <w:r w:rsidR="00DC632A" w:rsidRPr="00DB708C">
        <w:t xml:space="preserve"> desenvolvido</w:t>
      </w:r>
      <w:r w:rsidRPr="00DB708C">
        <w:t xml:space="preserve">. </w:t>
      </w:r>
      <w:r w:rsidR="00DB2945" w:rsidRPr="00DB708C">
        <w:t>A subseção 2.1</w:t>
      </w:r>
      <w:r w:rsidR="002B7A27" w:rsidRPr="00DB708C">
        <w:t xml:space="preserve"> se destina</w:t>
      </w:r>
      <w:ins w:id="50" w:author="Dalton Solano dos Reis" w:date="2023-12-05T11:46:00Z">
        <w:r w:rsidR="00F65280">
          <w:t>-se</w:t>
        </w:r>
      </w:ins>
      <w:r w:rsidR="002B7A27" w:rsidRPr="00DB708C">
        <w:t xml:space="preserve"> a </w:t>
      </w:r>
      <w:r w:rsidR="00615E1A" w:rsidRPr="00DB708C">
        <w:t xml:space="preserve">comentar sobre a educação no trânsito. </w:t>
      </w:r>
      <w:r w:rsidR="00D65A58" w:rsidRPr="00DB708C">
        <w:t>A</w:t>
      </w:r>
      <w:r w:rsidR="00EA3B6A" w:rsidRPr="00DB708C">
        <w:t xml:space="preserve"> </w:t>
      </w:r>
      <w:r w:rsidR="00F00309" w:rsidRPr="00DB708C">
        <w:t xml:space="preserve">subseção 2.2 </w:t>
      </w:r>
      <w:r w:rsidR="00D65A58" w:rsidRPr="00DB708C">
        <w:t xml:space="preserve">se </w:t>
      </w:r>
      <w:del w:id="51" w:author="Dalton Solano dos Reis" w:date="2023-12-05T11:46:00Z">
        <w:r w:rsidR="00D65A58" w:rsidRPr="00DB708C" w:rsidDel="00F65280">
          <w:delText xml:space="preserve">destina </w:delText>
        </w:r>
      </w:del>
      <w:ins w:id="52" w:author="Dalton Solano dos Reis" w:date="2023-12-05T11:46:00Z">
        <w:r w:rsidR="00F65280">
          <w:t>busca</w:t>
        </w:r>
        <w:r w:rsidR="00F65280" w:rsidRPr="00DB708C">
          <w:t xml:space="preserve"> </w:t>
        </w:r>
      </w:ins>
      <w:r w:rsidR="00D65A58" w:rsidRPr="00DB708C">
        <w:t xml:space="preserve">a fundamentar os </w:t>
      </w:r>
      <w:r w:rsidR="00576A6C" w:rsidRPr="00DB708C">
        <w:t>jogos educativos</w:t>
      </w:r>
      <w:r w:rsidR="00A11908" w:rsidRPr="00DB708C">
        <w:t xml:space="preserve">. </w:t>
      </w:r>
      <w:r w:rsidR="009608A7" w:rsidRPr="00DB708C">
        <w:t>Na subseção 2.3</w:t>
      </w:r>
      <w:ins w:id="53" w:author="Dalton Solano dos Reis" w:date="2023-12-05T11:47:00Z">
        <w:r w:rsidR="00F65280">
          <w:t>,</w:t>
        </w:r>
      </w:ins>
      <w:r w:rsidR="009608A7" w:rsidRPr="00DB708C">
        <w:t xml:space="preserve"> são </w:t>
      </w:r>
      <w:r w:rsidR="00EA3B6A" w:rsidRPr="00DB708C">
        <w:t xml:space="preserve">abordados </w:t>
      </w:r>
      <w:r w:rsidR="009608A7" w:rsidRPr="00DB708C">
        <w:t xml:space="preserve">conceitos de Realidade </w:t>
      </w:r>
      <w:r w:rsidR="00931D38" w:rsidRPr="00DB708C">
        <w:t>Virtual.</w:t>
      </w:r>
      <w:r w:rsidR="002C4C6F" w:rsidRPr="00DB708C">
        <w:t xml:space="preserve"> Por fim, a subseção 2.4 irá </w:t>
      </w:r>
      <w:del w:id="54" w:author="Dalton Solano dos Reis" w:date="2023-12-05T11:47:00Z">
        <w:r w:rsidR="000078C5" w:rsidRPr="00DB708C" w:rsidDel="00F65280">
          <w:delText>expor</w:delText>
        </w:r>
        <w:r w:rsidR="002C4C6F" w:rsidRPr="00DB708C" w:rsidDel="00F65280">
          <w:delText xml:space="preserve"> </w:delText>
        </w:r>
      </w:del>
      <w:ins w:id="55" w:author="Dalton Solano dos Reis" w:date="2023-12-05T11:47:00Z">
        <w:r w:rsidR="00F65280">
          <w:t>apresentar</w:t>
        </w:r>
        <w:r w:rsidR="00F65280" w:rsidRPr="00DB708C">
          <w:t xml:space="preserve"> </w:t>
        </w:r>
      </w:ins>
      <w:r w:rsidR="002C4C6F" w:rsidRPr="00DB708C">
        <w:t>os trabalhos correlatos.</w:t>
      </w:r>
    </w:p>
    <w:p w14:paraId="60429A33" w14:textId="212E7A5C" w:rsidR="00CA3B74" w:rsidRPr="00DB708C" w:rsidRDefault="000078C5" w:rsidP="00CA3B74">
      <w:pPr>
        <w:pStyle w:val="Ttulo2"/>
      </w:pPr>
      <w:r w:rsidRPr="00DB708C">
        <w:t>EDUCAÇÃO NO TRÂNSITO</w:t>
      </w:r>
    </w:p>
    <w:p w14:paraId="18856625" w14:textId="7276A61F" w:rsidR="009141E1" w:rsidRPr="00DB708C" w:rsidRDefault="0040057B" w:rsidP="009141E1">
      <w:pPr>
        <w:pStyle w:val="TF-TEXTO"/>
      </w:pPr>
      <w:r w:rsidRPr="00DB708C">
        <w:t>É evidente que o trânsito é um elemento constante em nossas vidas</w:t>
      </w:r>
      <w:ins w:id="56" w:author="Dalton Solano dos Reis" w:date="2023-12-05T11:49:00Z">
        <w:r w:rsidR="009C6F52">
          <w:t>;</w:t>
        </w:r>
      </w:ins>
      <w:del w:id="57" w:author="Dalton Solano dos Reis" w:date="2023-12-05T11:49:00Z">
        <w:r w:rsidRPr="00DB708C" w:rsidDel="009C6F52">
          <w:delText>,</w:delText>
        </w:r>
      </w:del>
      <w:r w:rsidRPr="00DB708C">
        <w:t xml:space="preserve"> contudo, a relevância atribuída a essa questão frequentemente não é destacada. Relatos sobre acidentes de trânsito são comuns na televisão, e há uma percepção de aumento no número de vítimas fatais. Apesar disso, pouco parece mudar em termos de ações ou políticas para abordar essa </w:t>
      </w:r>
      <w:r w:rsidR="009141E1" w:rsidRPr="00DB708C">
        <w:t>situação</w:t>
      </w:r>
      <w:commentRangeStart w:id="58"/>
      <w:del w:id="59" w:author="Dalton Solano dos Reis" w:date="2023-12-05T10:36:00Z">
        <w:r w:rsidR="009141E1" w:rsidRPr="00DB708C" w:rsidDel="005D74BB">
          <w:rPr>
            <w:color w:val="000000" w:themeColor="text1"/>
          </w:rPr>
          <w:delText>.</w:delText>
        </w:r>
      </w:del>
      <w:commentRangeEnd w:id="58"/>
      <w:r w:rsidR="005D74BB">
        <w:rPr>
          <w:rStyle w:val="Refdecomentrio"/>
        </w:rPr>
        <w:commentReference w:id="58"/>
      </w:r>
      <w:r w:rsidR="009141E1" w:rsidRPr="00DB708C">
        <w:rPr>
          <w:color w:val="000000" w:themeColor="text1"/>
        </w:rPr>
        <w:t xml:space="preserve"> (</w:t>
      </w:r>
      <w:r w:rsidR="009F1880" w:rsidRPr="00DB708C">
        <w:rPr>
          <w:color w:val="000000" w:themeColor="text1"/>
        </w:rPr>
        <w:t>D</w:t>
      </w:r>
      <w:r w:rsidR="00E73271" w:rsidRPr="00DB708C">
        <w:rPr>
          <w:color w:val="000000" w:themeColor="text1"/>
        </w:rPr>
        <w:t>a</w:t>
      </w:r>
      <w:r w:rsidR="009F1880" w:rsidRPr="00DB708C">
        <w:rPr>
          <w:color w:val="000000" w:themeColor="text1"/>
        </w:rPr>
        <w:t xml:space="preserve"> </w:t>
      </w:r>
      <w:r w:rsidR="00E73271" w:rsidRPr="00DB708C">
        <w:rPr>
          <w:color w:val="000000" w:themeColor="text1"/>
        </w:rPr>
        <w:t>Silva</w:t>
      </w:r>
      <w:r w:rsidR="009F1880" w:rsidRPr="00DB708C">
        <w:rPr>
          <w:color w:val="000000" w:themeColor="text1"/>
        </w:rPr>
        <w:t>, 201</w:t>
      </w:r>
      <w:r w:rsidR="00F85C2C" w:rsidRPr="00DB708C">
        <w:rPr>
          <w:color w:val="000000" w:themeColor="text1"/>
        </w:rPr>
        <w:t>7</w:t>
      </w:r>
      <w:r w:rsidR="009F1880" w:rsidRPr="00DB708C">
        <w:rPr>
          <w:color w:val="000000" w:themeColor="text1"/>
        </w:rPr>
        <w:t>).</w:t>
      </w:r>
      <w:r w:rsidR="009141E1" w:rsidRPr="00DB708C">
        <w:t xml:space="preserve"> </w:t>
      </w:r>
      <w:r w:rsidR="005B7BA8" w:rsidRPr="00DB708C">
        <w:t>“A insegurança no trânsito é um problema mundial crescente e alarmante. Ainda que muitos países se esforcem para reduzir a quantidade de acidentes, eles são hoje uma das maiores causas de óbitos no mundo, tirando a vida de mais de 1,3 milhão de pessoas por ano.” (A</w:t>
      </w:r>
      <w:r w:rsidR="00E73271" w:rsidRPr="00DB708C">
        <w:t>mbev</w:t>
      </w:r>
      <w:r w:rsidR="005B7BA8" w:rsidRPr="00DB708C">
        <w:t xml:space="preserve">; </w:t>
      </w:r>
      <w:proofErr w:type="spellStart"/>
      <w:r w:rsidR="00E73271" w:rsidRPr="00DB708C">
        <w:t>Falconi</w:t>
      </w:r>
      <w:proofErr w:type="spellEnd"/>
      <w:r w:rsidR="005B7BA8" w:rsidRPr="00DB708C">
        <w:t xml:space="preserve">; </w:t>
      </w:r>
      <w:commentRangeStart w:id="60"/>
      <w:proofErr w:type="spellStart"/>
      <w:r w:rsidR="005D74BB" w:rsidRPr="00DB708C">
        <w:t>Onsv</w:t>
      </w:r>
      <w:commentRangeEnd w:id="60"/>
      <w:proofErr w:type="spellEnd"/>
      <w:r w:rsidR="005D74BB">
        <w:rPr>
          <w:rStyle w:val="Refdecomentrio"/>
        </w:rPr>
        <w:commentReference w:id="60"/>
      </w:r>
      <w:r w:rsidR="005B7BA8" w:rsidRPr="00DB708C">
        <w:t xml:space="preserve">, 2014, p. 11). </w:t>
      </w:r>
    </w:p>
    <w:p w14:paraId="008B1D92" w14:textId="1ABC290D" w:rsidR="002634FC" w:rsidRPr="00DB708C" w:rsidRDefault="005B7BA8" w:rsidP="00F85C2C">
      <w:pPr>
        <w:pStyle w:val="TF-TEXTO"/>
      </w:pPr>
      <w:r w:rsidRPr="00DB708C">
        <w:t>De acordo com Miranda (2016), é fundamental que o comportamento do cidadão no trânsito seja adequado, pois isso influencia diretamente na segurança de todos. Segundo Miranda (2016)</w:t>
      </w:r>
      <w:r w:rsidR="002634FC" w:rsidRPr="00DB708C">
        <w:t>,</w:t>
      </w:r>
      <w:r w:rsidRPr="00DB708C">
        <w:t xml:space="preserve"> para garantir a harmonia nesse contexto, é necessário que as pessoas tenham formação ética e moral, sendo o ambiente escolar um local significativo, onde surgem princípios importantes para a vida individual e coletiva. </w:t>
      </w:r>
      <w:r w:rsidR="001323A2" w:rsidRPr="00DB708C">
        <w:t xml:space="preserve">Como comenta </w:t>
      </w:r>
      <w:del w:id="61" w:author="Dalton Solano dos Reis" w:date="2023-12-05T10:39:00Z">
        <w:r w:rsidR="001323A2" w:rsidRPr="00DB708C" w:rsidDel="005D74BB">
          <w:delText xml:space="preserve">da </w:delText>
        </w:r>
      </w:del>
      <w:r w:rsidR="001323A2" w:rsidRPr="00DB708C">
        <w:t>Silva (201</w:t>
      </w:r>
      <w:r w:rsidR="00C5342A" w:rsidRPr="00DB708C">
        <w:t>7</w:t>
      </w:r>
      <w:r w:rsidR="001323A2" w:rsidRPr="00DB708C">
        <w:t>)</w:t>
      </w:r>
      <w:r w:rsidR="00F85C2C" w:rsidRPr="00DB708C">
        <w:t>, um aspecto notável é a forte conexão entre as escolas e as comunidades onde estão situadas. O conhecimento obtido na escola frequentemente se estende além dos estudantes, alcançando suas famílias, vizinhos e, em muitos casos, se difundindo por toda a comunidade à qual pertencem.</w:t>
      </w:r>
    </w:p>
    <w:p w14:paraId="09F9A04F" w14:textId="320CBC27" w:rsidR="000078C5" w:rsidRPr="00DB708C" w:rsidRDefault="005B7BA8" w:rsidP="000078C5">
      <w:pPr>
        <w:pStyle w:val="TF-TEXTO"/>
      </w:pPr>
      <w:r w:rsidRPr="00DB708C">
        <w:t xml:space="preserve">Segundo Bonfim </w:t>
      </w:r>
      <w:r w:rsidRPr="00DB708C">
        <w:rPr>
          <w:i/>
          <w:iCs/>
        </w:rPr>
        <w:t>et al.</w:t>
      </w:r>
      <w:r w:rsidRPr="00DB708C">
        <w:t xml:space="preserve"> (2017), é fundamental investir na educação para o trânsito desde a infância, pois isso proporciona ao indivíduo o conhecimento necessário para agir com autonomia, contribuindo assim para a melhoria da qualidade do trânsito na sociedade em que está inserido. Segundo do Nascimento (</w:t>
      </w:r>
      <w:r w:rsidR="00CD47D3" w:rsidRPr="00DB708C">
        <w:t>2021, p.</w:t>
      </w:r>
      <w:r w:rsidR="00F653EB" w:rsidRPr="00DB708C">
        <w:t xml:space="preserve"> </w:t>
      </w:r>
      <w:r w:rsidR="00CD47D3" w:rsidRPr="00DB708C">
        <w:t>73</w:t>
      </w:r>
      <w:r w:rsidRPr="00DB708C">
        <w:t>), “</w:t>
      </w:r>
      <w:r w:rsidR="00507881" w:rsidRPr="00DB708C">
        <w:t xml:space="preserve">[...] </w:t>
      </w:r>
      <w:r w:rsidRPr="00DB708C">
        <w:t>a sala de aula é uma ferramenta importante e, essencial, para a formação de cidadãos aptos a conviver em uma época de descontrole populacional relacionado a um trânsito de carros e pessoas cada vez mais denso, principalmente, nas grandes metrópoles”.</w:t>
      </w:r>
    </w:p>
    <w:p w14:paraId="257C5272" w14:textId="2736D714" w:rsidR="006C4279" w:rsidRPr="00DB708C" w:rsidRDefault="006E05D6" w:rsidP="006C4279">
      <w:pPr>
        <w:pStyle w:val="Ttulo2"/>
        <w:ind w:left="567" w:hanging="567"/>
      </w:pPr>
      <w:r w:rsidRPr="00DB708C">
        <w:t>JOGOS EDUCATIVOS</w:t>
      </w:r>
    </w:p>
    <w:p w14:paraId="0D315C08" w14:textId="77777777" w:rsidR="00C15D25" w:rsidRPr="00DB708C" w:rsidRDefault="00C15D25" w:rsidP="006E05D6">
      <w:pPr>
        <w:pStyle w:val="TF-TEXTO"/>
      </w:pPr>
      <w:r w:rsidRPr="00DB708C">
        <w:t xml:space="preserve">A utilização de jogos digitais na aprendizagem possui um grande potencial, como citado por Carvalho (2018), que comenta que jogos educacionais têm o potencial de ampliar as oportunidades de aprendizagem, ao mesmo tempo em que contribuem para a construção da autoconfiança e estimulam a motivação no contexto educacional. Segundo </w:t>
      </w:r>
      <w:proofErr w:type="spellStart"/>
      <w:r w:rsidRPr="00DB708C">
        <w:t>Falkembach</w:t>
      </w:r>
      <w:proofErr w:type="spellEnd"/>
      <w:r w:rsidRPr="00DB708C">
        <w:t xml:space="preserve"> (2006), os jogos educacionais adotam uma abordagem pedagógica que valoriza a exploração livre e o aspecto lúdico, o que estimula o aprendizado do jogador. </w:t>
      </w:r>
      <w:proofErr w:type="spellStart"/>
      <w:r w:rsidRPr="00DB708C">
        <w:t>Falkembach</w:t>
      </w:r>
      <w:proofErr w:type="spellEnd"/>
      <w:r w:rsidRPr="00DB708C">
        <w:t xml:space="preserve"> (2006) comenta que além disso, os jogos são capazes de contribuir para a construção da autoconfiança e aumentar a motivação no contexto da aprendizagem. </w:t>
      </w:r>
    </w:p>
    <w:p w14:paraId="157F51A9" w14:textId="6D2D9B39" w:rsidR="00B452DE" w:rsidRPr="00DB708C" w:rsidRDefault="00C15D25" w:rsidP="00B452DE">
      <w:pPr>
        <w:pStyle w:val="TF-TEXTO"/>
      </w:pPr>
      <w:r w:rsidRPr="00DB708C">
        <w:t>De acordo com Carvalho (2018), é importante considerar dois aspectos essenciais ao criar um jogo educacional: a capacidade de transmitir a mensagem educativa de maneira eficiente e satisfatória, ou seja, ensinar de fato, e a capacidade de tornar a atividade atraente e prazerosa, o que é conhecido como fator entretenimento. Carvalho (2018) aponta que quando esses dois fatores são alcançados, o jogo pode ser uma ferramenta eficaz para a aprendizagem e cumprir o seu papel com sucesso.</w:t>
      </w:r>
      <w:r w:rsidR="00542693" w:rsidRPr="00DB708C">
        <w:t xml:space="preserve"> </w:t>
      </w:r>
      <w:r w:rsidR="0007125C" w:rsidRPr="00DB708C">
        <w:t xml:space="preserve">Conforme da Silva </w:t>
      </w:r>
      <w:r w:rsidR="0007125C" w:rsidRPr="00DB708C">
        <w:rPr>
          <w:i/>
          <w:iCs/>
        </w:rPr>
        <w:t>et al.</w:t>
      </w:r>
      <w:r w:rsidR="0007125C" w:rsidRPr="00DB708C">
        <w:t xml:space="preserve"> (2014), n</w:t>
      </w:r>
      <w:r w:rsidR="00542693" w:rsidRPr="00DB708C">
        <w:t xml:space="preserve">a abordagem de jogos digitais educativos, é importante adaptar os conceitos que tornam os jogos populares </w:t>
      </w:r>
      <w:r w:rsidR="0007125C" w:rsidRPr="00DB708C">
        <w:t>bem-sucedidos</w:t>
      </w:r>
      <w:r w:rsidR="00542693" w:rsidRPr="00DB708C">
        <w:t>, integrando-os ao processo educativo para aproveitar seu potencial de engajamento e aprendizado.</w:t>
      </w:r>
    </w:p>
    <w:p w14:paraId="4B4647E8" w14:textId="04EAAE0B" w:rsidR="00A7748B" w:rsidRPr="00DB708C" w:rsidRDefault="00B452DE" w:rsidP="00B452DE">
      <w:pPr>
        <w:pStyle w:val="Ttulo2"/>
      </w:pPr>
      <w:r w:rsidRPr="00DB708C">
        <w:t>REALIDADE VIRTUAL</w:t>
      </w:r>
    </w:p>
    <w:p w14:paraId="409DF986" w14:textId="6AB76B63" w:rsidR="00E16D45" w:rsidRPr="00DB708C" w:rsidRDefault="00E16D45" w:rsidP="00E16D45">
      <w:pPr>
        <w:pStyle w:val="TF-TEXTO"/>
      </w:pPr>
      <w:r w:rsidRPr="00DB708C">
        <w:t xml:space="preserve">De acordo com </w:t>
      </w:r>
      <w:proofErr w:type="spellStart"/>
      <w:r w:rsidRPr="00DB708C">
        <w:t>Kirner</w:t>
      </w:r>
      <w:proofErr w:type="spellEnd"/>
      <w:r w:rsidRPr="00DB708C">
        <w:t xml:space="preserve"> e </w:t>
      </w:r>
      <w:proofErr w:type="spellStart"/>
      <w:r w:rsidRPr="00DB708C">
        <w:t>Kirner</w:t>
      </w:r>
      <w:proofErr w:type="spellEnd"/>
      <w:r w:rsidRPr="00DB708C">
        <w:t xml:space="preserve"> (2011, p.</w:t>
      </w:r>
      <w:r w:rsidR="00DA408F" w:rsidRPr="00DB708C">
        <w:t xml:space="preserve"> </w:t>
      </w:r>
      <w:r w:rsidRPr="00DB708C">
        <w:t xml:space="preserve">14), a “[...] realidade virtual é uma interface computacional que permite ao usuário interagir em tempo real, em um espaço tridimensional gerado por computador, usando seus sentidos, através de dispositivos especiais”. Além disso, como indica </w:t>
      </w:r>
      <w:proofErr w:type="spellStart"/>
      <w:r w:rsidRPr="00DB708C">
        <w:t>Roussou</w:t>
      </w:r>
      <w:proofErr w:type="spellEnd"/>
      <w:r w:rsidRPr="00DB708C">
        <w:t xml:space="preserve"> (2004), a RV em geral, é amplamente utilizada nas áreas de educação e treinamento devido às suas potencialidades estimulando a interação e motivação. </w:t>
      </w:r>
      <w:proofErr w:type="spellStart"/>
      <w:r w:rsidRPr="00DB708C">
        <w:t>Bowman</w:t>
      </w:r>
      <w:proofErr w:type="spellEnd"/>
      <w:r w:rsidRPr="00DB708C">
        <w:t xml:space="preserve"> e </w:t>
      </w:r>
      <w:proofErr w:type="spellStart"/>
      <w:r w:rsidRPr="00DB708C">
        <w:t>McMahan</w:t>
      </w:r>
      <w:proofErr w:type="spellEnd"/>
      <w:r w:rsidRPr="00DB708C">
        <w:t xml:space="preserve"> (2007, p.</w:t>
      </w:r>
      <w:r w:rsidR="00B62A67" w:rsidRPr="00DB708C">
        <w:t xml:space="preserve"> </w:t>
      </w:r>
      <w:r w:rsidRPr="00DB708C">
        <w:t xml:space="preserve">36, tradução nossa) definem as tecnologias de RV como “[...] tecnologias complexas que [substituem] informações sensoriais do mundo real por estímulos sintéticos, como imagens visuais 3D, sons espaciais ou força ou feedback tátil”. </w:t>
      </w:r>
    </w:p>
    <w:p w14:paraId="14684AA5" w14:textId="6FD05D8C" w:rsidR="00E16D45" w:rsidRPr="00DB708C" w:rsidRDefault="00E16D45" w:rsidP="00E16D45">
      <w:pPr>
        <w:pStyle w:val="TF-TEXTO"/>
      </w:pPr>
      <w:proofErr w:type="spellStart"/>
      <w:r w:rsidRPr="00DB708C">
        <w:t>Tori</w:t>
      </w:r>
      <w:proofErr w:type="spellEnd"/>
      <w:r w:rsidRPr="00DB708C">
        <w:t xml:space="preserve">, </w:t>
      </w:r>
      <w:proofErr w:type="spellStart"/>
      <w:r w:rsidRPr="00DB708C">
        <w:t>Hounsell</w:t>
      </w:r>
      <w:proofErr w:type="spellEnd"/>
      <w:r w:rsidRPr="00DB708C">
        <w:t xml:space="preserve"> e </w:t>
      </w:r>
      <w:proofErr w:type="spellStart"/>
      <w:r w:rsidRPr="00DB708C">
        <w:t>Kirner</w:t>
      </w:r>
      <w:proofErr w:type="spellEnd"/>
      <w:r w:rsidRPr="00DB708C">
        <w:t xml:space="preserve"> (2020) comentam que é notável que a </w:t>
      </w:r>
      <w:r w:rsidR="001D6996" w:rsidRPr="00DB708C">
        <w:t>RV</w:t>
      </w:r>
      <w:r w:rsidRPr="00DB708C">
        <w:t xml:space="preserve"> possui um vasto potencial de aplicações, pois permite a imersão em uma ampla variedade de experiências do mundo real, além de possibilitar a criação de cenários imaginários, tudo isso a um custo acessível e sem riscos significativos. </w:t>
      </w:r>
      <w:r w:rsidR="005D1BEF" w:rsidRPr="00DB708C">
        <w:t xml:space="preserve">Como apresentado por </w:t>
      </w:r>
      <w:proofErr w:type="spellStart"/>
      <w:r w:rsidR="005D1BEF" w:rsidRPr="00DB708C">
        <w:t>Tori</w:t>
      </w:r>
      <w:proofErr w:type="spellEnd"/>
      <w:r w:rsidR="005D1BEF" w:rsidRPr="00DB708C">
        <w:t xml:space="preserve">, </w:t>
      </w:r>
      <w:proofErr w:type="spellStart"/>
      <w:r w:rsidR="005D1BEF" w:rsidRPr="00DB708C">
        <w:t>Hounsell</w:t>
      </w:r>
      <w:proofErr w:type="spellEnd"/>
      <w:r w:rsidR="005D1BEF" w:rsidRPr="00DB708C">
        <w:t xml:space="preserve"> e </w:t>
      </w:r>
      <w:proofErr w:type="spellStart"/>
      <w:r w:rsidR="005D1BEF" w:rsidRPr="00DB708C">
        <w:t>Kirner</w:t>
      </w:r>
      <w:proofErr w:type="spellEnd"/>
      <w:r w:rsidR="005D1BEF" w:rsidRPr="00DB708C">
        <w:t xml:space="preserve"> (2020), </w:t>
      </w:r>
      <w:r w:rsidR="008233FA" w:rsidRPr="00DB708C">
        <w:t xml:space="preserve">a </w:t>
      </w:r>
      <w:r w:rsidR="008D0B2C" w:rsidRPr="00DB708C">
        <w:t xml:space="preserve">expansão do uso de aplicativos em smartphones tem desencadeado uma revolução na maneira como interagimos </w:t>
      </w:r>
      <w:r w:rsidR="008D0B2C" w:rsidRPr="00DB708C">
        <w:lastRenderedPageBreak/>
        <w:t xml:space="preserve">com a tecnologia, especialmente no campo da visualização 3D. Com o advento de dispositivos como os </w:t>
      </w:r>
      <w:proofErr w:type="spellStart"/>
      <w:r w:rsidR="008D0B2C" w:rsidRPr="00DB708C">
        <w:t>Cardboard</w:t>
      </w:r>
      <w:r w:rsidR="00445582" w:rsidRPr="00DB708C">
        <w:t>s</w:t>
      </w:r>
      <w:proofErr w:type="spellEnd"/>
      <w:r w:rsidR="008D0B2C" w:rsidRPr="00DB708C">
        <w:t>, tornou-se possível experimentar realidades imersivas e visualizações tridimensionais de maneira acessível e conveniente, usando apenas o celular.</w:t>
      </w:r>
    </w:p>
    <w:p w14:paraId="3561CF28" w14:textId="5C28EA8F" w:rsidR="007C612D" w:rsidRPr="00DB708C" w:rsidRDefault="007C612D" w:rsidP="00E16D45">
      <w:pPr>
        <w:pStyle w:val="TF-TEXTO"/>
      </w:pPr>
      <w:r w:rsidRPr="00DB708C">
        <w:t xml:space="preserve">Equipamentos de realidade virtual mais avançados do que o </w:t>
      </w:r>
      <w:proofErr w:type="spellStart"/>
      <w:r w:rsidRPr="00DB708C">
        <w:t>Cardboard</w:t>
      </w:r>
      <w:proofErr w:type="spellEnd"/>
      <w:r w:rsidRPr="00DB708C">
        <w:t xml:space="preserve">, como o Gear VR, </w:t>
      </w:r>
      <w:r w:rsidR="003D2070" w:rsidRPr="00DB708C">
        <w:t xml:space="preserve">ambos </w:t>
      </w:r>
      <w:r w:rsidR="00730DC1" w:rsidRPr="00DB708C">
        <w:t>exemplificado</w:t>
      </w:r>
      <w:r w:rsidR="003D2070" w:rsidRPr="00DB708C">
        <w:t>s</w:t>
      </w:r>
      <w:r w:rsidR="00730DC1" w:rsidRPr="00DB708C">
        <w:t xml:space="preserve"> na </w:t>
      </w:r>
      <w:r w:rsidR="003D2070" w:rsidRPr="00DB708C">
        <w:t>F</w:t>
      </w:r>
      <w:r w:rsidR="00730DC1" w:rsidRPr="00DB708C">
        <w:t xml:space="preserve">igura 1, </w:t>
      </w:r>
      <w:r w:rsidRPr="00DB708C">
        <w:t>incorporam funcionalidades adicionais que enriquecem a experiência do usuário. Estes dispositivos são equipados com botões específicos que facilitam a navegação e interação com o ambiente virtual. Além disso, alguns modelos vêm acompanhados de um controle remoto, proporcionando uma experiência de interação mais confortável e intuitiva para o</w:t>
      </w:r>
      <w:r w:rsidR="00730DC1" w:rsidRPr="00DB708C">
        <w:t>s</w:t>
      </w:r>
      <w:r w:rsidRPr="00DB708C">
        <w:t xml:space="preserve"> usuário</w:t>
      </w:r>
      <w:r w:rsidR="00730DC1" w:rsidRPr="00DB708C">
        <w:t>s</w:t>
      </w:r>
      <w:del w:id="62" w:author="Dalton Solano dos Reis" w:date="2023-12-05T10:46:00Z">
        <w:r w:rsidR="00730DC1" w:rsidRPr="00DB708C" w:rsidDel="00D13A3C">
          <w:delText>.</w:delText>
        </w:r>
      </w:del>
      <w:r w:rsidR="00730DC1" w:rsidRPr="00DB708C">
        <w:t xml:space="preserve"> (</w:t>
      </w:r>
      <w:proofErr w:type="spellStart"/>
      <w:r w:rsidR="006E613F" w:rsidRPr="00DB708C">
        <w:rPr>
          <w:shd w:val="clear" w:color="auto" w:fill="FFFFFF"/>
        </w:rPr>
        <w:t>T</w:t>
      </w:r>
      <w:r w:rsidR="00E73271" w:rsidRPr="00DB708C">
        <w:rPr>
          <w:shd w:val="clear" w:color="auto" w:fill="FFFFFF"/>
        </w:rPr>
        <w:t>ori</w:t>
      </w:r>
      <w:proofErr w:type="spellEnd"/>
      <w:r w:rsidR="006E613F" w:rsidRPr="00DB708C">
        <w:rPr>
          <w:shd w:val="clear" w:color="auto" w:fill="FFFFFF"/>
        </w:rPr>
        <w:t xml:space="preserve">; </w:t>
      </w:r>
      <w:proofErr w:type="spellStart"/>
      <w:r w:rsidR="006574CF" w:rsidRPr="00DB708C">
        <w:rPr>
          <w:shd w:val="clear" w:color="auto" w:fill="FFFFFF"/>
        </w:rPr>
        <w:t>H</w:t>
      </w:r>
      <w:r w:rsidR="00E73271" w:rsidRPr="00DB708C">
        <w:rPr>
          <w:shd w:val="clear" w:color="auto" w:fill="FFFFFF"/>
        </w:rPr>
        <w:t>ounsell</w:t>
      </w:r>
      <w:proofErr w:type="spellEnd"/>
      <w:r w:rsidR="006574CF" w:rsidRPr="00DB708C">
        <w:rPr>
          <w:shd w:val="clear" w:color="auto" w:fill="FFFFFF"/>
        </w:rPr>
        <w:t xml:space="preserve">; </w:t>
      </w:r>
      <w:proofErr w:type="spellStart"/>
      <w:r w:rsidR="006574CF" w:rsidRPr="00DB708C">
        <w:rPr>
          <w:shd w:val="clear" w:color="auto" w:fill="FFFFFF"/>
        </w:rPr>
        <w:t>K</w:t>
      </w:r>
      <w:r w:rsidR="00E73271" w:rsidRPr="00DB708C">
        <w:rPr>
          <w:shd w:val="clear" w:color="auto" w:fill="FFFFFF"/>
        </w:rPr>
        <w:t>irner</w:t>
      </w:r>
      <w:proofErr w:type="spellEnd"/>
      <w:r w:rsidR="00730DC1" w:rsidRPr="00DB708C">
        <w:rPr>
          <w:shd w:val="clear" w:color="auto" w:fill="FFFFFF"/>
        </w:rPr>
        <w:t>, 2020).</w:t>
      </w:r>
    </w:p>
    <w:p w14:paraId="5367E924" w14:textId="05298DDA" w:rsidR="00473B59" w:rsidRPr="00DB708C" w:rsidRDefault="008D6AA8" w:rsidP="00AB73E8">
      <w:pPr>
        <w:pStyle w:val="TF-LEGENDA"/>
      </w:pPr>
      <w:r w:rsidRPr="00DB708C">
        <w:t xml:space="preserve">Figura </w:t>
      </w:r>
      <w:r w:rsidR="00EA5D8F" w:rsidRPr="00DB708C">
        <w:t>1</w:t>
      </w:r>
      <w:r w:rsidRPr="00DB708C">
        <w:t xml:space="preserve"> </w:t>
      </w:r>
      <w:r w:rsidR="00F51431" w:rsidRPr="00DB708C">
        <w:t>–</w:t>
      </w:r>
      <w:r w:rsidRPr="00DB708C">
        <w:t xml:space="preserve"> </w:t>
      </w:r>
      <w:r w:rsidR="00F51431" w:rsidRPr="00DB708C">
        <w:t>Equipamentos de realidade virtual</w:t>
      </w:r>
    </w:p>
    <w:p w14:paraId="454154AF" w14:textId="62072FF4" w:rsidR="00D344A0" w:rsidRPr="00DB708C" w:rsidRDefault="00473B59" w:rsidP="008D6AA8">
      <w:pPr>
        <w:pStyle w:val="TF-FIGURA"/>
      </w:pPr>
      <w:commentRangeStart w:id="63"/>
      <w:r w:rsidRPr="00DB708C">
        <w:rPr>
          <w:noProof/>
        </w:rPr>
        <w:drawing>
          <wp:inline distT="0" distB="0" distL="0" distR="0" wp14:anchorId="48C78C51" wp14:editId="37B14385">
            <wp:extent cx="4600575" cy="1533525"/>
            <wp:effectExtent l="57150" t="57150" r="85725" b="85725"/>
            <wp:docPr id="2002875425" name="Imagem 2002875425" descr="Tela de um aparelho celula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5425" name="Imagem 1" descr="Tela de um aparelho celular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33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63"/>
      <w:r w:rsidR="00D13A3C">
        <w:rPr>
          <w:rStyle w:val="Refdecomentrio"/>
        </w:rPr>
        <w:commentReference w:id="63"/>
      </w:r>
    </w:p>
    <w:p w14:paraId="3123BA18" w14:textId="15C33886" w:rsidR="00473B59" w:rsidRPr="00A04D3D" w:rsidRDefault="00F51431" w:rsidP="00A57C89">
      <w:pPr>
        <w:pStyle w:val="TF-FONTE"/>
        <w:rPr>
          <w:lang w:val="en-US"/>
          <w:rPrChange w:id="64" w:author="Dalton Solano dos Reis" w:date="2023-12-05T10:32:00Z">
            <w:rPr/>
          </w:rPrChange>
        </w:rPr>
      </w:pPr>
      <w:r w:rsidRPr="00A04D3D">
        <w:rPr>
          <w:lang w:val="en-US"/>
          <w:rPrChange w:id="65" w:author="Dalton Solano dos Reis" w:date="2023-12-05T10:32:00Z">
            <w:rPr/>
          </w:rPrChange>
        </w:rPr>
        <w:t xml:space="preserve">Fonte: </w:t>
      </w:r>
      <w:r w:rsidR="00473B59" w:rsidRPr="00A04D3D">
        <w:rPr>
          <w:lang w:val="en-US"/>
          <w:rPrChange w:id="66" w:author="Dalton Solano dos Reis" w:date="2023-12-05T10:32:00Z">
            <w:rPr/>
          </w:rPrChange>
        </w:rPr>
        <w:t xml:space="preserve">Tori, Hounsell e </w:t>
      </w:r>
      <w:proofErr w:type="spellStart"/>
      <w:r w:rsidR="00473B59" w:rsidRPr="00A04D3D">
        <w:rPr>
          <w:lang w:val="en-US"/>
          <w:rPrChange w:id="67" w:author="Dalton Solano dos Reis" w:date="2023-12-05T10:32:00Z">
            <w:rPr/>
          </w:rPrChange>
        </w:rPr>
        <w:t>Kirner</w:t>
      </w:r>
      <w:proofErr w:type="spellEnd"/>
      <w:r w:rsidR="00473B59" w:rsidRPr="00A04D3D">
        <w:rPr>
          <w:lang w:val="en-US"/>
          <w:rPrChange w:id="68" w:author="Dalton Solano dos Reis" w:date="2023-12-05T10:32:00Z">
            <w:rPr/>
          </w:rPrChange>
        </w:rPr>
        <w:t xml:space="preserve"> (2020</w:t>
      </w:r>
      <w:r w:rsidR="00AB1901" w:rsidRPr="00A04D3D">
        <w:rPr>
          <w:lang w:val="en-US"/>
          <w:rPrChange w:id="69" w:author="Dalton Solano dos Reis" w:date="2023-12-05T10:32:00Z">
            <w:rPr/>
          </w:rPrChange>
        </w:rPr>
        <w:t xml:space="preserve">, p. </w:t>
      </w:r>
      <w:r w:rsidR="00B23D90" w:rsidRPr="00A04D3D">
        <w:rPr>
          <w:lang w:val="en-US"/>
          <w:rPrChange w:id="70" w:author="Dalton Solano dos Reis" w:date="2023-12-05T10:32:00Z">
            <w:rPr/>
          </w:rPrChange>
        </w:rPr>
        <w:t>101</w:t>
      </w:r>
      <w:r w:rsidR="00473B59" w:rsidRPr="00A04D3D">
        <w:rPr>
          <w:lang w:val="en-US"/>
          <w:rPrChange w:id="71" w:author="Dalton Solano dos Reis" w:date="2023-12-05T10:32:00Z">
            <w:rPr/>
          </w:rPrChange>
        </w:rPr>
        <w:t>)</w:t>
      </w:r>
      <w:r w:rsidR="000C6BE0" w:rsidRPr="00A04D3D">
        <w:rPr>
          <w:lang w:val="en-US"/>
          <w:rPrChange w:id="72" w:author="Dalton Solano dos Reis" w:date="2023-12-05T10:32:00Z">
            <w:rPr/>
          </w:rPrChange>
        </w:rPr>
        <w:t>.</w:t>
      </w:r>
    </w:p>
    <w:p w14:paraId="0D1F498A" w14:textId="230DBA3B" w:rsidR="00B452DE" w:rsidRPr="00DB708C" w:rsidRDefault="00B452DE" w:rsidP="00B452DE">
      <w:pPr>
        <w:pStyle w:val="Ttulo2"/>
      </w:pPr>
      <w:r w:rsidRPr="00DB708C">
        <w:t>trabalhos correlatos</w:t>
      </w:r>
    </w:p>
    <w:p w14:paraId="12884FA2" w14:textId="0AA67E66" w:rsidR="00A375A7" w:rsidRPr="00DB708C" w:rsidRDefault="00F90E15" w:rsidP="00E37C53">
      <w:pPr>
        <w:pStyle w:val="TF-TEXTO"/>
      </w:pPr>
      <w:r w:rsidRPr="00DB708C">
        <w:t xml:space="preserve">A seguir, são expostos estudos relacionados que tratam de temas de </w:t>
      </w:r>
      <w:r w:rsidR="007117B0" w:rsidRPr="00DB708C">
        <w:t>RV</w:t>
      </w:r>
      <w:r w:rsidRPr="00DB708C">
        <w:t xml:space="preserve"> no âmbito da educação para o trânsito.</w:t>
      </w:r>
      <w:r w:rsidR="00E05031" w:rsidRPr="00DB708C">
        <w:t xml:space="preserve"> O primeiro, mostrado no Quadro 1, é um </w:t>
      </w:r>
      <w:r w:rsidR="00933159" w:rsidRPr="00DB708C">
        <w:t xml:space="preserve">jogo educacional denominado </w:t>
      </w:r>
      <w:proofErr w:type="spellStart"/>
      <w:r w:rsidR="00933159" w:rsidRPr="00DB708C">
        <w:t>Induca</w:t>
      </w:r>
      <w:proofErr w:type="spellEnd"/>
      <w:r w:rsidR="009D553B" w:rsidRPr="00DB708C">
        <w:t>, que busca promover e facilitar o aprendizado sobre segurança no trânsito para crianças nos primeiros anos do ensino fundamenta</w:t>
      </w:r>
      <w:r w:rsidR="00280333" w:rsidRPr="00DB708C">
        <w:t>l</w:t>
      </w:r>
      <w:r w:rsidR="009D553B" w:rsidRPr="00DB708C">
        <w:t xml:space="preserve"> </w:t>
      </w:r>
      <w:r w:rsidR="00280333" w:rsidRPr="00DB708C">
        <w:t>(</w:t>
      </w:r>
      <w:r w:rsidR="00A37263" w:rsidRPr="00DB708C">
        <w:t xml:space="preserve">Santana; </w:t>
      </w:r>
      <w:proofErr w:type="spellStart"/>
      <w:r w:rsidR="00A37263" w:rsidRPr="00DB708C">
        <w:t>Tronto</w:t>
      </w:r>
      <w:proofErr w:type="spellEnd"/>
      <w:r w:rsidR="00A37263" w:rsidRPr="00DB708C">
        <w:t>; Sousa</w:t>
      </w:r>
      <w:r w:rsidR="00280333" w:rsidRPr="00DB708C">
        <w:t>,</w:t>
      </w:r>
      <w:r w:rsidR="007F2382" w:rsidRPr="00DB708C">
        <w:t xml:space="preserve"> </w:t>
      </w:r>
      <w:r w:rsidR="00280333" w:rsidRPr="00DB708C">
        <w:t xml:space="preserve">2018). </w:t>
      </w:r>
      <w:r w:rsidR="00B1748A" w:rsidRPr="00DB708C">
        <w:t>O segundo trabalho</w:t>
      </w:r>
      <w:r w:rsidR="00CE1427" w:rsidRPr="00DB708C">
        <w:t xml:space="preserve">, desenvolvido por </w:t>
      </w:r>
      <w:proofErr w:type="spellStart"/>
      <w:r w:rsidR="00CB1E3E" w:rsidRPr="00DB708C">
        <w:t>Zeuwts</w:t>
      </w:r>
      <w:proofErr w:type="spellEnd"/>
      <w:r w:rsidR="00CB1E3E" w:rsidRPr="00DB708C">
        <w:t xml:space="preserve"> </w:t>
      </w:r>
      <w:r w:rsidR="00CB1E3E" w:rsidRPr="00DB708C">
        <w:rPr>
          <w:i/>
          <w:iCs/>
        </w:rPr>
        <w:t>et al.</w:t>
      </w:r>
      <w:r w:rsidR="00CB1E3E" w:rsidRPr="00DB708C">
        <w:t xml:space="preserve"> (2023), e detalhado no Quadro 2, tem como principal objetivo testar a eficácia de uma nova ferramenta de realidade virtual para promover a segurança no ciclismo para crianças. </w:t>
      </w:r>
      <w:r w:rsidR="00183758" w:rsidRPr="00DB708C">
        <w:t xml:space="preserve">Por último, </w:t>
      </w:r>
      <w:r w:rsidR="00147196" w:rsidRPr="00DB708C">
        <w:t>o</w:t>
      </w:r>
      <w:r w:rsidR="00183758" w:rsidRPr="00DB708C">
        <w:t xml:space="preserve"> Quadro 3 </w:t>
      </w:r>
      <w:r w:rsidR="00147196" w:rsidRPr="00DB708C">
        <w:t xml:space="preserve">apresenta o trabalho de Santos </w:t>
      </w:r>
      <w:r w:rsidR="00147196" w:rsidRPr="00DB708C">
        <w:rPr>
          <w:i/>
          <w:iCs/>
        </w:rPr>
        <w:t>et al.</w:t>
      </w:r>
      <w:r w:rsidR="00147196" w:rsidRPr="00DB708C">
        <w:t xml:space="preserve"> (2019), </w:t>
      </w:r>
      <w:r w:rsidR="00810A25" w:rsidRPr="00DB708C">
        <w:t>um</w:t>
      </w:r>
      <w:r w:rsidR="00556E09" w:rsidRPr="00DB708C">
        <w:t xml:space="preserve"> </w:t>
      </w:r>
      <w:r w:rsidR="00864C4D" w:rsidRPr="00DB708C">
        <w:t>jogo 2D que aborda conceitos referentes ao trânsito</w:t>
      </w:r>
      <w:r w:rsidR="00F027EB" w:rsidRPr="00DB708C">
        <w:t xml:space="preserve">, </w:t>
      </w:r>
      <w:r w:rsidR="002D28F5" w:rsidRPr="00DB708C">
        <w:t>visando a atuação do jogador no trânsito</w:t>
      </w:r>
      <w:r w:rsidR="009239F3" w:rsidRPr="00DB708C">
        <w:t xml:space="preserve"> incluindo várias regras e condições que eles experimentarão na prática.</w:t>
      </w:r>
    </w:p>
    <w:p w14:paraId="306591CD" w14:textId="12198DED" w:rsidR="00784D26" w:rsidRPr="00DB708C" w:rsidRDefault="002704AB" w:rsidP="00E05031">
      <w:pPr>
        <w:pStyle w:val="TF-TEXTO"/>
      </w:pPr>
      <w:r w:rsidRPr="00DB708C">
        <w:t xml:space="preserve">O </w:t>
      </w:r>
      <w:r w:rsidR="006956BE" w:rsidRPr="00DB708C">
        <w:t>trabalho</w:t>
      </w:r>
      <w:r w:rsidRPr="00DB708C">
        <w:t xml:space="preserve"> de Santana, </w:t>
      </w:r>
      <w:proofErr w:type="spellStart"/>
      <w:r w:rsidRPr="00DB708C">
        <w:t>Tronto</w:t>
      </w:r>
      <w:proofErr w:type="spellEnd"/>
      <w:r w:rsidRPr="00DB708C">
        <w:t xml:space="preserve"> e Sousa (2018) foca no desenvolvimento de um jogo educativo para ensinar sobre</w:t>
      </w:r>
      <w:r w:rsidR="001A0752" w:rsidRPr="00DB708C">
        <w:t xml:space="preserve"> o</w:t>
      </w:r>
      <w:r w:rsidRPr="00DB708C">
        <w:t xml:space="preserve"> trânsito. Projetado para ser interativo e envolvente, o jogo utiliza </w:t>
      </w:r>
      <w:del w:id="73" w:author="Dalton Solano dos Reis" w:date="2023-12-05T10:49:00Z">
        <w:r w:rsidRPr="00DB708C" w:rsidDel="00D13A3C">
          <w:delText>a Engine Unity3D</w:delText>
        </w:r>
      </w:del>
      <w:ins w:id="74" w:author="Dalton Solano dos Reis" w:date="2023-12-05T10:49:00Z">
        <w:r w:rsidR="00D13A3C">
          <w:t>o motor de jogos Unity</w:t>
        </w:r>
      </w:ins>
      <w:r w:rsidRPr="00DB708C">
        <w:t xml:space="preserve">, </w:t>
      </w:r>
      <w:r w:rsidR="00B705DE" w:rsidRPr="00DB708C">
        <w:t>e busca</w:t>
      </w:r>
      <w:r w:rsidRPr="00DB708C">
        <w:t xml:space="preserve"> melhorar a consciência sobre segurança no trânsito e incentivar comportamentos responsáveis em motoristas e pedestres. </w:t>
      </w:r>
      <w:r w:rsidR="00E37C53" w:rsidRPr="00DB708C">
        <w:t xml:space="preserve">Este </w:t>
      </w:r>
      <w:del w:id="75" w:author="Dalton Solano dos Reis" w:date="2023-12-05T10:49:00Z">
        <w:r w:rsidR="00E37C53" w:rsidRPr="00DB708C" w:rsidDel="00D13A3C">
          <w:delText xml:space="preserve">projeto </w:delText>
        </w:r>
      </w:del>
      <w:ins w:id="76" w:author="Dalton Solano dos Reis" w:date="2023-12-05T10:49:00Z">
        <w:r w:rsidR="00D13A3C">
          <w:t>trabalho</w:t>
        </w:r>
        <w:r w:rsidR="00D13A3C" w:rsidRPr="00DB708C">
          <w:t xml:space="preserve"> </w:t>
        </w:r>
      </w:ins>
      <w:r w:rsidR="00E37C53" w:rsidRPr="00DB708C">
        <w:t>atende à crescente demanda por maior foco na educação sobre trânsito no contexto educacional escolar.</w:t>
      </w:r>
    </w:p>
    <w:p w14:paraId="0264DC32" w14:textId="316DBED3" w:rsidR="005816A3" w:rsidRPr="00DB708C" w:rsidRDefault="005816A3" w:rsidP="00C278CA">
      <w:pPr>
        <w:pStyle w:val="TF-LEGENDA"/>
      </w:pPr>
      <w:bookmarkStart w:id="77" w:name="_Ref520281304"/>
      <w:r w:rsidRPr="00DB708C">
        <w:t xml:space="preserve">Quadro </w:t>
      </w:r>
      <w:fldSimple w:instr=" SEQ Quadro \* ARABIC ">
        <w:r w:rsidR="00FC0322" w:rsidRPr="00DB708C">
          <w:t>1</w:t>
        </w:r>
      </w:fldSimple>
      <w:bookmarkEnd w:id="77"/>
      <w:r w:rsidRPr="00DB708C">
        <w:t xml:space="preserve"> – Trabalho Correlato 1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945E53" w:rsidRPr="00DB708C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945E53" w:rsidRPr="00DB708C" w:rsidRDefault="00945E53">
            <w:pPr>
              <w:pStyle w:val="TF-TEXTO-QUADRO"/>
              <w:jc w:val="both"/>
              <w:pPrChange w:id="78" w:author="Dalton Solano dos Reis" w:date="2023-12-05T10:57:00Z">
                <w:pPr>
                  <w:pStyle w:val="TF-TEXTO-QUADRO"/>
                </w:pPr>
              </w:pPrChange>
            </w:pPr>
            <w:r w:rsidRPr="00DB708C"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7E714F16" w:rsidR="00945E53" w:rsidRPr="00DB708C" w:rsidRDefault="00945E53">
            <w:pPr>
              <w:pStyle w:val="TF-TEXTO-QUADRO"/>
              <w:jc w:val="both"/>
              <w:pPrChange w:id="79" w:author="Dalton Solano dos Reis" w:date="2023-12-05T10:57:00Z">
                <w:pPr>
                  <w:pStyle w:val="TF-TEXTO-QUADRO"/>
                </w:pPr>
              </w:pPrChange>
            </w:pPr>
            <w:r w:rsidRPr="00DB708C">
              <w:t xml:space="preserve">Santana, </w:t>
            </w:r>
            <w:proofErr w:type="spellStart"/>
            <w:r w:rsidRPr="00DB708C">
              <w:t>Tronto</w:t>
            </w:r>
            <w:proofErr w:type="spellEnd"/>
            <w:r w:rsidR="00252D6F" w:rsidRPr="00DB708C">
              <w:t xml:space="preserve"> e</w:t>
            </w:r>
            <w:r w:rsidRPr="00DB708C">
              <w:t xml:space="preserve"> Sousa (2018).</w:t>
            </w:r>
          </w:p>
        </w:tc>
      </w:tr>
      <w:tr w:rsidR="00945E53" w:rsidRPr="00DB708C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945E53" w:rsidRPr="00DB708C" w:rsidRDefault="00945E53">
            <w:pPr>
              <w:pStyle w:val="TF-TEXTO-QUADRO"/>
              <w:jc w:val="both"/>
              <w:pPrChange w:id="80" w:author="Dalton Solano dos Reis" w:date="2023-12-05T10:57:00Z">
                <w:pPr>
                  <w:pStyle w:val="TF-TEXTO-QUADRO"/>
                </w:pPr>
              </w:pPrChange>
            </w:pPr>
            <w:r w:rsidRPr="00DB708C"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33F1D3C4" w:rsidR="00945E53" w:rsidRPr="00DB708C" w:rsidRDefault="001943A5">
            <w:pPr>
              <w:pStyle w:val="TF-TEXTO-QUADRO"/>
              <w:jc w:val="both"/>
              <w:pPrChange w:id="81" w:author="Dalton Solano dos Reis" w:date="2023-12-05T10:57:00Z">
                <w:pPr>
                  <w:pStyle w:val="TF-TEXTO-QUADRO"/>
                </w:pPr>
              </w:pPrChange>
            </w:pPr>
            <w:r w:rsidRPr="00DB708C">
              <w:t>Criar um jogo que objetiva entender as funções e sinais no trânsito, aprender a se comportar no carro e seguir as leis de trânsito, e perceber a importância de ser responsável e gentil ao dirigir.</w:t>
            </w:r>
            <w:r w:rsidR="0071107F" w:rsidRPr="00DB708C">
              <w:t xml:space="preserve"> Para isso, o jogador precisa superar todos os desafios e obstáculos presentes no cenário.</w:t>
            </w:r>
          </w:p>
        </w:tc>
      </w:tr>
      <w:tr w:rsidR="00945E53" w:rsidRPr="00DB708C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945E53" w:rsidRPr="00DB708C" w:rsidRDefault="00945E53">
            <w:pPr>
              <w:pStyle w:val="TF-TEXTO-QUADRO"/>
              <w:jc w:val="both"/>
              <w:pPrChange w:id="82" w:author="Dalton Solano dos Reis" w:date="2023-12-05T10:57:00Z">
                <w:pPr>
                  <w:pStyle w:val="TF-TEXTO-QUADRO"/>
                </w:pPr>
              </w:pPrChange>
            </w:pPr>
            <w:r w:rsidRPr="00DB708C"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505B03C8" w:rsidR="00945E53" w:rsidRPr="00DB708C" w:rsidRDefault="007B6989">
            <w:pPr>
              <w:pStyle w:val="TF-TEXTO-QUADRO"/>
              <w:jc w:val="both"/>
              <w:pPrChange w:id="83" w:author="Dalton Solano dos Reis" w:date="2023-12-05T10:57:00Z">
                <w:pPr>
                  <w:pStyle w:val="TF-TEXTO-QUADRO"/>
                </w:pPr>
              </w:pPrChange>
            </w:pPr>
            <w:r w:rsidRPr="00DB708C">
              <w:t xml:space="preserve">O jogador encontra diferentes missões espalhadas pela cidade </w:t>
            </w:r>
            <w:r w:rsidR="005C5DFA" w:rsidRPr="00DB708C">
              <w:t xml:space="preserve">em um ambiente tridimensional, </w:t>
            </w:r>
            <w:r w:rsidRPr="00DB708C">
              <w:t xml:space="preserve">que envolvem elementos como faixas de pedestres, motoristas, semáforos e leis de trânsito. </w:t>
            </w:r>
            <w:r w:rsidR="004D22AF" w:rsidRPr="00DB708C">
              <w:t xml:space="preserve">O jogo utiliza </w:t>
            </w:r>
            <w:r w:rsidR="005C5DFA" w:rsidRPr="00DB708C">
              <w:t xml:space="preserve">o </w:t>
            </w:r>
            <w:r w:rsidR="004D22AF" w:rsidRPr="00DB708C">
              <w:t xml:space="preserve">teclado e mouse para </w:t>
            </w:r>
            <w:r w:rsidR="003F22B7" w:rsidRPr="00DB708C">
              <w:t>movimentação</w:t>
            </w:r>
            <w:r w:rsidR="004D22AF" w:rsidRPr="00DB708C">
              <w:t>, oferecendo uma jogabilidade interativa e envolvente, além de um sistema de pontuação que penaliza o jogador por infrações de trânsito e recompensas por comportamentos corretos.</w:t>
            </w:r>
            <w:r w:rsidR="005E3171" w:rsidRPr="00DB708C">
              <w:t xml:space="preserve"> </w:t>
            </w:r>
            <w:r w:rsidR="00063F20" w:rsidRPr="00DB708C">
              <w:t>Além disso, é dividido em diferentes fases, cada uma abordando um aspecto específico da educação no trânsito</w:t>
            </w:r>
            <w:r w:rsidR="00C91A83" w:rsidRPr="00DB708C">
              <w:t>.</w:t>
            </w:r>
          </w:p>
        </w:tc>
      </w:tr>
      <w:tr w:rsidR="00945E53" w:rsidRPr="00DB708C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945E53" w:rsidRPr="00DB708C" w:rsidRDefault="00945E53">
            <w:pPr>
              <w:pStyle w:val="TF-TEXTO-QUADRO"/>
              <w:jc w:val="both"/>
              <w:pPrChange w:id="84" w:author="Dalton Solano dos Reis" w:date="2023-12-05T10:57:00Z">
                <w:pPr>
                  <w:pStyle w:val="TF-TEXTO-QUADRO"/>
                </w:pPr>
              </w:pPrChange>
            </w:pPr>
            <w:r w:rsidRPr="00DB708C"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2123C45B" w:rsidR="00945E53" w:rsidRPr="00DB708C" w:rsidRDefault="0095347E">
            <w:pPr>
              <w:pStyle w:val="TF-TEXTO-QUADRO"/>
              <w:jc w:val="both"/>
              <w:pPrChange w:id="85" w:author="Dalton Solano dos Reis" w:date="2023-12-05T10:57:00Z">
                <w:pPr>
                  <w:pStyle w:val="TF-TEXTO-QUADRO"/>
                </w:pPr>
              </w:pPrChange>
            </w:pPr>
            <w:r w:rsidRPr="00DB708C">
              <w:t xml:space="preserve">Foi utilizada </w:t>
            </w:r>
            <w:del w:id="86" w:author="Dalton Solano dos Reis" w:date="2023-12-05T10:56:00Z">
              <w:r w:rsidRPr="00DB708C" w:rsidDel="00F67669">
                <w:delText xml:space="preserve">a Engine </w:delText>
              </w:r>
              <w:r w:rsidR="00D265A0" w:rsidRPr="00DB708C" w:rsidDel="00F67669">
                <w:delText>Unity3D</w:delText>
              </w:r>
            </w:del>
            <w:ins w:id="87" w:author="Dalton Solano dos Reis" w:date="2023-12-05T10:56:00Z">
              <w:r w:rsidR="00F67669">
                <w:t>o motor de jogos Unity</w:t>
              </w:r>
            </w:ins>
            <w:r w:rsidRPr="00DB708C">
              <w:t xml:space="preserve"> e a ferramenta CorelDraw </w:t>
            </w:r>
            <w:r w:rsidR="0095632A" w:rsidRPr="00DB708C">
              <w:t>para a criação das imagens bidimensionais</w:t>
            </w:r>
            <w:r w:rsidR="00354344" w:rsidRPr="00DB708C">
              <w:t>.</w:t>
            </w:r>
          </w:p>
        </w:tc>
      </w:tr>
      <w:tr w:rsidR="00945E53" w:rsidRPr="00DB708C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945E53" w:rsidRPr="00DB708C" w:rsidRDefault="00945E53">
            <w:pPr>
              <w:pStyle w:val="TF-TEXTO-QUADRO"/>
              <w:jc w:val="both"/>
              <w:pPrChange w:id="88" w:author="Dalton Solano dos Reis" w:date="2023-12-05T10:57:00Z">
                <w:pPr>
                  <w:pStyle w:val="TF-TEXTO-QUADRO"/>
                </w:pPr>
              </w:pPrChange>
            </w:pPr>
            <w:r w:rsidRPr="00DB708C"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406AD1B7" w:rsidR="00072BEE" w:rsidRPr="00DB708C" w:rsidRDefault="00FF08FB">
            <w:pPr>
              <w:pStyle w:val="TF-TEXTO-QUADRO"/>
              <w:jc w:val="both"/>
              <w:pPrChange w:id="89" w:author="Dalton Solano dos Reis" w:date="2023-12-05T10:57:00Z">
                <w:pPr>
                  <w:pStyle w:val="TF-TEXTO-QUADRO"/>
                </w:pPr>
              </w:pPrChange>
            </w:pPr>
            <w:r w:rsidRPr="00DB708C">
              <w:t xml:space="preserve">Os autores comentam que </w:t>
            </w:r>
            <w:r w:rsidR="00072BEE" w:rsidRPr="00DB708C">
              <w:t>a educação sobre trânsito, embora tenha uma relevância significativa, continua sendo um tópico que recebe pouca atenção no contexto escola</w:t>
            </w:r>
            <w:r w:rsidR="00304599" w:rsidRPr="00DB708C">
              <w:t>r. Os autores observaram que</w:t>
            </w:r>
            <w:r w:rsidR="00426989" w:rsidRPr="00DB708C">
              <w:t xml:space="preserve"> processo de criação de um jogo se difere da criação de um software convencional</w:t>
            </w:r>
            <w:r w:rsidR="00304599" w:rsidRPr="00DB708C">
              <w:t xml:space="preserve">, </w:t>
            </w:r>
            <w:r w:rsidR="007D757E" w:rsidRPr="00DB708C">
              <w:t>visto que antes de começar o desenvolvimento de um jogo, é essencial ter uma documentação clara e ideias bem estruturadas sobre os objetivos e métodos a serem empregados.</w:t>
            </w:r>
            <w:r w:rsidR="00F40291" w:rsidRPr="00DB708C">
              <w:t xml:space="preserve"> Apesar de não ter sido testado na rede de </w:t>
            </w:r>
            <w:r w:rsidR="00032276" w:rsidRPr="00DB708C">
              <w:t>escolas, os autores aponta</w:t>
            </w:r>
            <w:r w:rsidR="009D134E" w:rsidRPr="00DB708C">
              <w:t>r</w:t>
            </w:r>
            <w:r w:rsidR="00032276" w:rsidRPr="00DB708C">
              <w:t xml:space="preserve">am que o jogo </w:t>
            </w:r>
            <w:r w:rsidR="009D134E" w:rsidRPr="00DB708C">
              <w:t>pode</w:t>
            </w:r>
            <w:r w:rsidR="00032276" w:rsidRPr="00DB708C">
              <w:t xml:space="preserve"> usado como um recurso valioso no processo de aprendizagem.</w:t>
            </w:r>
          </w:p>
        </w:tc>
      </w:tr>
    </w:tbl>
    <w:p w14:paraId="084F810A" w14:textId="77777777" w:rsidR="005816A3" w:rsidRPr="00DB708C" w:rsidRDefault="00A7748B" w:rsidP="00A7748B">
      <w:pPr>
        <w:pStyle w:val="TF-FONTE"/>
      </w:pPr>
      <w:r w:rsidRPr="00DB708C">
        <w:t>Fonte: elaborado pelo autor.</w:t>
      </w:r>
    </w:p>
    <w:p w14:paraId="66AD47EA" w14:textId="31E56F2A" w:rsidR="009F7DA9" w:rsidRPr="00DB708C" w:rsidRDefault="00591E49" w:rsidP="00591E49">
      <w:pPr>
        <w:pStyle w:val="TF-TEXTO"/>
      </w:pPr>
      <w:r w:rsidRPr="00DB708C">
        <w:lastRenderedPageBreak/>
        <w:t xml:space="preserve">O estudo de </w:t>
      </w:r>
      <w:proofErr w:type="spellStart"/>
      <w:r w:rsidRPr="00DB708C">
        <w:t>Zeuwts</w:t>
      </w:r>
      <w:proofErr w:type="spellEnd"/>
      <w:r w:rsidRPr="00DB708C">
        <w:t xml:space="preserve"> </w:t>
      </w:r>
      <w:r w:rsidRPr="00DB708C">
        <w:rPr>
          <w:i/>
          <w:iCs/>
        </w:rPr>
        <w:t>et al.</w:t>
      </w:r>
      <w:r w:rsidRPr="00DB708C">
        <w:t xml:space="preserve"> (2023) apresenta um teste de </w:t>
      </w:r>
      <w:r w:rsidR="003D7913" w:rsidRPr="00DB708C">
        <w:t>RV</w:t>
      </w:r>
      <w:r w:rsidRPr="00DB708C">
        <w:t xml:space="preserve"> para jovens ciclistas, usando </w:t>
      </w:r>
      <w:del w:id="90" w:author="Dalton Solano dos Reis" w:date="2023-12-05T10:57:00Z">
        <w:r w:rsidRPr="00DB708C" w:rsidDel="00F67669">
          <w:delText>a Engine Unity3D</w:delText>
        </w:r>
      </w:del>
      <w:ins w:id="91" w:author="Dalton Solano dos Reis" w:date="2023-12-05T10:57:00Z">
        <w:r w:rsidR="00F67669">
          <w:t>o motor de jogos Unity</w:t>
        </w:r>
      </w:ins>
      <w:r w:rsidRPr="00DB708C">
        <w:t xml:space="preserve"> e rastreamento ocular. Com 130 estudantes participantes, o projeto une realidade virtual e um simulador </w:t>
      </w:r>
      <w:del w:id="92" w:author="Dalton Solano dos Reis" w:date="2023-12-05T10:58:00Z">
        <w:r w:rsidRPr="00DB708C" w:rsidDel="00F67669">
          <w:delText>d</w:delText>
        </w:r>
        <w:r w:rsidR="00922CEE" w:rsidRPr="00DB708C" w:rsidDel="00F67669">
          <w:delText>fds</w:delText>
        </w:r>
        <w:r w:rsidRPr="00DB708C" w:rsidDel="00F67669">
          <w:delText xml:space="preserve">e </w:delText>
        </w:r>
      </w:del>
      <w:ins w:id="93" w:author="Dalton Solano dos Reis" w:date="2023-12-05T10:58:00Z">
        <w:r w:rsidR="00F67669">
          <w:t>de</w:t>
        </w:r>
        <w:r w:rsidR="00F67669" w:rsidRPr="00DB708C">
          <w:t xml:space="preserve"> </w:t>
        </w:r>
      </w:ins>
      <w:r w:rsidRPr="00DB708C">
        <w:t xml:space="preserve">ciclismo, oferecendo uma abordagem inovadora para a educação em segurança no ciclismo infantil. A experiência de </w:t>
      </w:r>
      <w:r w:rsidR="003D7913" w:rsidRPr="00DB708C">
        <w:t>RV</w:t>
      </w:r>
      <w:r w:rsidRPr="00DB708C">
        <w:t xml:space="preserve"> é enriquecida com </w:t>
      </w:r>
      <w:proofErr w:type="gramStart"/>
      <w:r w:rsidR="007A2911" w:rsidRPr="00DB708C">
        <w:t xml:space="preserve">o </w:t>
      </w:r>
      <w:r w:rsidRPr="00DB708C">
        <w:t>óculos</w:t>
      </w:r>
      <w:proofErr w:type="gramEnd"/>
      <w:r w:rsidRPr="00DB708C">
        <w:t xml:space="preserve"> HTC Vive e rastreamento ocular da </w:t>
      </w:r>
      <w:proofErr w:type="spellStart"/>
      <w:r w:rsidRPr="00DB708C">
        <w:t>Pupil</w:t>
      </w:r>
      <w:proofErr w:type="spellEnd"/>
      <w:r w:rsidRPr="00DB708C">
        <w:t xml:space="preserve"> </w:t>
      </w:r>
      <w:proofErr w:type="spellStart"/>
      <w:r w:rsidRPr="00DB708C">
        <w:t>Labs</w:t>
      </w:r>
      <w:proofErr w:type="spellEnd"/>
      <w:r w:rsidRPr="00DB708C">
        <w:t xml:space="preserve">, </w:t>
      </w:r>
      <w:r w:rsidR="00B43F5C" w:rsidRPr="00DB708C">
        <w:t>além do</w:t>
      </w:r>
      <w:r w:rsidRPr="00DB708C">
        <w:t xml:space="preserve"> uso de uma bicicleta em quadro estacionário </w:t>
      </w:r>
      <w:r w:rsidR="00B43F5C" w:rsidRPr="00DB708C">
        <w:t xml:space="preserve">que </w:t>
      </w:r>
      <w:r w:rsidRPr="00DB708C">
        <w:t>permite avaliações detalhadas do comportamento dos ciclistas.</w:t>
      </w:r>
      <w:r w:rsidR="007C701A" w:rsidRPr="00DB708C">
        <w:t xml:space="preserve"> </w:t>
      </w:r>
      <w:r w:rsidR="009F7DA9" w:rsidRPr="00DB708C">
        <w:t xml:space="preserve">O ambiente de execução dos testes pode ser visto na Figura </w:t>
      </w:r>
      <w:r w:rsidR="00EA5D8F" w:rsidRPr="00DB708C">
        <w:t>2</w:t>
      </w:r>
      <w:r w:rsidR="009F7DA9" w:rsidRPr="00DB708C">
        <w:t>.</w:t>
      </w:r>
    </w:p>
    <w:p w14:paraId="32BBD01A" w14:textId="47A4F736" w:rsidR="001E6167" w:rsidRPr="00DB708C" w:rsidRDefault="001E6167" w:rsidP="000C6BE0">
      <w:pPr>
        <w:pStyle w:val="TF-LEGENDA"/>
      </w:pPr>
      <w:r w:rsidRPr="00DB708C">
        <w:t xml:space="preserve">Figura </w:t>
      </w:r>
      <w:r w:rsidR="00EA5D8F" w:rsidRPr="00DB708C">
        <w:t>2</w:t>
      </w:r>
      <w:r w:rsidRPr="00DB708C">
        <w:t xml:space="preserve"> – Ambiente de teste composto pela bicicleta e óculos com complemento</w:t>
      </w:r>
      <w:r w:rsidR="009F7DA9" w:rsidRPr="00DB708C">
        <w:t xml:space="preserve"> ocular</w:t>
      </w:r>
      <w:r w:rsidRPr="00DB708C">
        <w:t xml:space="preserve"> utilizado</w:t>
      </w:r>
    </w:p>
    <w:p w14:paraId="6A2B4372" w14:textId="77777777" w:rsidR="001E6167" w:rsidRPr="00DB708C" w:rsidRDefault="001E6167" w:rsidP="001E6167">
      <w:pPr>
        <w:pStyle w:val="TF-FIGURA"/>
      </w:pPr>
      <w:r w:rsidRPr="00DB708C">
        <w:rPr>
          <w:noProof/>
        </w:rPr>
        <w:drawing>
          <wp:inline distT="0" distB="0" distL="0" distR="0" wp14:anchorId="30605777" wp14:editId="65C47B43">
            <wp:extent cx="6041949" cy="1733430"/>
            <wp:effectExtent l="19050" t="19050" r="0" b="635"/>
            <wp:docPr id="678393101" name="Imagem 678393101" descr="Uma imagem contendo no interior, mesa, mulhe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3101" name="Imagem 1" descr="Uma imagem contendo no interior, mesa, mulher, homem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363" cy="17470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521A6" w14:textId="2376A3EF" w:rsidR="001E6167" w:rsidRPr="00DB708C" w:rsidRDefault="001E6167" w:rsidP="001E6167">
      <w:pPr>
        <w:pStyle w:val="TF-FONTE"/>
      </w:pPr>
      <w:r w:rsidRPr="00DB708C">
        <w:t xml:space="preserve">Fonte: </w:t>
      </w:r>
      <w:proofErr w:type="spellStart"/>
      <w:r w:rsidRPr="00DB708C">
        <w:t>Zeuwts</w:t>
      </w:r>
      <w:proofErr w:type="spellEnd"/>
      <w:r w:rsidRPr="00DB708C">
        <w:t xml:space="preserve"> </w:t>
      </w:r>
      <w:r w:rsidRPr="00DB708C">
        <w:rPr>
          <w:i/>
          <w:iCs/>
        </w:rPr>
        <w:t>et al.</w:t>
      </w:r>
      <w:r w:rsidRPr="00DB708C">
        <w:t xml:space="preserve"> (2023</w:t>
      </w:r>
      <w:r w:rsidR="006A1AF2" w:rsidRPr="00DB708C">
        <w:t xml:space="preserve">, p. </w:t>
      </w:r>
      <w:r w:rsidR="00E43161" w:rsidRPr="00DB708C">
        <w:t>4</w:t>
      </w:r>
      <w:r w:rsidRPr="00DB708C">
        <w:t>).</w:t>
      </w:r>
    </w:p>
    <w:p w14:paraId="1F8A88A0" w14:textId="3FCDF643" w:rsidR="00F25721" w:rsidRPr="00A04D3D" w:rsidRDefault="00F25721" w:rsidP="00C278CA">
      <w:pPr>
        <w:pStyle w:val="TF-LEGENDA"/>
        <w:rPr>
          <w:lang w:val="en-US"/>
          <w:rPrChange w:id="94" w:author="Dalton Solano dos Reis" w:date="2023-12-05T10:32:00Z">
            <w:rPr/>
          </w:rPrChange>
        </w:rPr>
      </w:pPr>
      <w:r w:rsidRPr="00A04D3D">
        <w:rPr>
          <w:lang w:val="en-US"/>
          <w:rPrChange w:id="95" w:author="Dalton Solano dos Reis" w:date="2023-12-05T10:32:00Z">
            <w:rPr/>
          </w:rPrChange>
        </w:rPr>
        <w:t xml:space="preserve">Quadro 2 – </w:t>
      </w:r>
      <w:r w:rsidR="002A37C6" w:rsidRPr="00A04D3D">
        <w:rPr>
          <w:lang w:val="en-US"/>
          <w:rPrChange w:id="96" w:author="Dalton Solano dos Reis" w:date="2023-12-05T10:32:00Z">
            <w:rPr/>
          </w:rPrChange>
        </w:rPr>
        <w:t xml:space="preserve">Using an immersive virtual reality bicycle simulator to evaluate hazard detection and anticipation of overt and covert traffic situations in young </w:t>
      </w:r>
      <w:proofErr w:type="gramStart"/>
      <w:r w:rsidR="002A37C6" w:rsidRPr="00A04D3D">
        <w:rPr>
          <w:lang w:val="en-US"/>
          <w:rPrChange w:id="97" w:author="Dalton Solano dos Reis" w:date="2023-12-05T10:32:00Z">
            <w:rPr/>
          </w:rPrChange>
        </w:rPr>
        <w:t>bicyclists</w:t>
      </w:r>
      <w:proofErr w:type="gram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F25721" w:rsidRPr="00DB708C" w14:paraId="2CDF83CE" w14:textId="77777777" w:rsidTr="00182872">
        <w:tc>
          <w:tcPr>
            <w:tcW w:w="1701" w:type="dxa"/>
            <w:shd w:val="clear" w:color="auto" w:fill="auto"/>
          </w:tcPr>
          <w:p w14:paraId="20A8372C" w14:textId="77777777" w:rsidR="00F25721" w:rsidRPr="00DB708C" w:rsidRDefault="00F25721">
            <w:pPr>
              <w:pStyle w:val="TF-TEXTO-QUADRO"/>
              <w:jc w:val="both"/>
              <w:pPrChange w:id="98" w:author="Dalton Solano dos Reis" w:date="2023-12-05T10:59:00Z">
                <w:pPr>
                  <w:pStyle w:val="TF-TEXTO-QUADRO"/>
                </w:pPr>
              </w:pPrChange>
            </w:pPr>
            <w:r w:rsidRPr="00DB708C"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70594CAD" w14:textId="71A72F9E" w:rsidR="00F25721" w:rsidRPr="00DB708C" w:rsidRDefault="00724F6B">
            <w:pPr>
              <w:pStyle w:val="TF-TEXTO-QUADRO"/>
              <w:jc w:val="both"/>
              <w:pPrChange w:id="99" w:author="Dalton Solano dos Reis" w:date="2023-12-05T10:59:00Z">
                <w:pPr>
                  <w:pStyle w:val="TF-TEXTO-QUADRO"/>
                </w:pPr>
              </w:pPrChange>
            </w:pPr>
            <w:proofErr w:type="spellStart"/>
            <w:r w:rsidRPr="00DB708C">
              <w:t>Zeuwts</w:t>
            </w:r>
            <w:proofErr w:type="spellEnd"/>
            <w:r w:rsidRPr="00DB708C">
              <w:t xml:space="preserve"> </w:t>
            </w:r>
            <w:r w:rsidRPr="00F67669">
              <w:rPr>
                <w:i/>
                <w:iCs/>
                <w:rPrChange w:id="100" w:author="Dalton Solano dos Reis" w:date="2023-12-05T10:59:00Z">
                  <w:rPr/>
                </w:rPrChange>
              </w:rPr>
              <w:t>et al.</w:t>
            </w:r>
            <w:r w:rsidRPr="00DB708C">
              <w:t xml:space="preserve"> (2023)</w:t>
            </w:r>
          </w:p>
        </w:tc>
      </w:tr>
      <w:tr w:rsidR="00F25721" w:rsidRPr="00DB708C" w14:paraId="72BC8C8C" w14:textId="77777777" w:rsidTr="00182872">
        <w:tc>
          <w:tcPr>
            <w:tcW w:w="1701" w:type="dxa"/>
            <w:shd w:val="clear" w:color="auto" w:fill="auto"/>
          </w:tcPr>
          <w:p w14:paraId="15D05286" w14:textId="77777777" w:rsidR="00F25721" w:rsidRPr="00DB708C" w:rsidRDefault="00F25721">
            <w:pPr>
              <w:pStyle w:val="TF-TEXTO-QUADRO"/>
              <w:jc w:val="both"/>
              <w:pPrChange w:id="101" w:author="Dalton Solano dos Reis" w:date="2023-12-05T10:59:00Z">
                <w:pPr>
                  <w:pStyle w:val="TF-TEXTO-QUADRO"/>
                </w:pPr>
              </w:pPrChange>
            </w:pPr>
            <w:r w:rsidRPr="00DB708C"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3FAAC9A" w14:textId="4B530C4B" w:rsidR="00F25721" w:rsidRPr="00DB708C" w:rsidRDefault="00251392">
            <w:pPr>
              <w:pStyle w:val="TF-TEXTO-QUADRO"/>
              <w:jc w:val="both"/>
              <w:pPrChange w:id="102" w:author="Dalton Solano dos Reis" w:date="2023-12-05T10:59:00Z">
                <w:pPr>
                  <w:pStyle w:val="TF-TEXTO-QUADRO"/>
                </w:pPr>
              </w:pPrChange>
            </w:pPr>
            <w:r w:rsidRPr="00DB708C">
              <w:t xml:space="preserve">Desenvolver um teste de antecipação de perigos em VR interativo e imersivo, realizado em um simulador de ciclismo, </w:t>
            </w:r>
            <w:r w:rsidR="00566525" w:rsidRPr="00DB708C">
              <w:t xml:space="preserve">incluindo </w:t>
            </w:r>
            <w:r w:rsidRPr="00DB708C">
              <w:t xml:space="preserve">uma variedade de perigos típicos enfrentados por jovens ciclistas. O teste </w:t>
            </w:r>
            <w:r w:rsidR="00566525" w:rsidRPr="00DB708C">
              <w:t xml:space="preserve">permite </w:t>
            </w:r>
            <w:r w:rsidRPr="00DB708C">
              <w:t>a avaliação de movimentos oculares e comportamento d</w:t>
            </w:r>
            <w:r w:rsidR="00566525" w:rsidRPr="00DB708C">
              <w:t>os ciclistas</w:t>
            </w:r>
            <w:r w:rsidRPr="00DB708C">
              <w:t>.</w:t>
            </w:r>
          </w:p>
        </w:tc>
      </w:tr>
      <w:tr w:rsidR="00F25721" w:rsidRPr="00DB708C" w14:paraId="4BC5FC5F" w14:textId="77777777" w:rsidTr="00182872">
        <w:tc>
          <w:tcPr>
            <w:tcW w:w="1701" w:type="dxa"/>
            <w:shd w:val="clear" w:color="auto" w:fill="auto"/>
          </w:tcPr>
          <w:p w14:paraId="4668D9C2" w14:textId="77777777" w:rsidR="00F25721" w:rsidRPr="00DB708C" w:rsidRDefault="00F25721">
            <w:pPr>
              <w:pStyle w:val="TF-TEXTO-QUADRO"/>
              <w:jc w:val="both"/>
              <w:pPrChange w:id="103" w:author="Dalton Solano dos Reis" w:date="2023-12-05T10:59:00Z">
                <w:pPr>
                  <w:pStyle w:val="TF-TEXTO-QUADRO"/>
                </w:pPr>
              </w:pPrChange>
            </w:pPr>
            <w:r w:rsidRPr="00DB708C"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3F76CDE7" w14:textId="632E23A0" w:rsidR="00F25721" w:rsidRPr="00DB708C" w:rsidRDefault="001B5A4C">
            <w:pPr>
              <w:pStyle w:val="TF-TEXTO-QUADRO"/>
              <w:jc w:val="both"/>
              <w:pPrChange w:id="104" w:author="Dalton Solano dos Reis" w:date="2023-12-05T10:59:00Z">
                <w:pPr>
                  <w:pStyle w:val="TF-TEXTO-QUADRO"/>
                </w:pPr>
              </w:pPrChange>
            </w:pPr>
            <w:r w:rsidRPr="00DB708C">
              <w:t xml:space="preserve">Utiliza tecnologia de rastreamento ocular para entender para onde os ciclistas olhavam e como detectavam perigos, </w:t>
            </w:r>
            <w:r w:rsidR="00DB3EB6" w:rsidRPr="00DB708C">
              <w:t>combinado</w:t>
            </w:r>
            <w:r w:rsidR="009F1AD4" w:rsidRPr="00DB708C">
              <w:t xml:space="preserve"> </w:t>
            </w:r>
            <w:r w:rsidR="00DB3EB6" w:rsidRPr="00DB708C">
              <w:t>a</w:t>
            </w:r>
            <w:r w:rsidR="009F1AD4" w:rsidRPr="00DB708C">
              <w:t xml:space="preserve"> realidade virtual para ciclistas, oferecendo um ambiente tridimensional realista</w:t>
            </w:r>
            <w:r w:rsidR="00371ADB" w:rsidRPr="00DB708C">
              <w:t xml:space="preserve">. </w:t>
            </w:r>
            <w:r w:rsidR="00C56087" w:rsidRPr="00DB708C">
              <w:t>O estudou também contou com uma bicicleta montada em quadro estacionário, com a roda traseira ligada a um volante que permite medir a velocidade de pedalada, a cadência, a frenagem e o ângulo de direção</w:t>
            </w:r>
            <w:r w:rsidR="0011777E" w:rsidRPr="00DB708C">
              <w:t xml:space="preserve"> dos ciclistas. </w:t>
            </w:r>
          </w:p>
        </w:tc>
      </w:tr>
      <w:tr w:rsidR="00F25721" w:rsidRPr="00DB708C" w14:paraId="7C3D0ED1" w14:textId="77777777" w:rsidTr="00182872">
        <w:tc>
          <w:tcPr>
            <w:tcW w:w="1701" w:type="dxa"/>
            <w:shd w:val="clear" w:color="auto" w:fill="auto"/>
          </w:tcPr>
          <w:p w14:paraId="056FA01B" w14:textId="77777777" w:rsidR="00F25721" w:rsidRPr="00DB708C" w:rsidRDefault="00F25721">
            <w:pPr>
              <w:pStyle w:val="TF-TEXTO-QUADRO"/>
              <w:jc w:val="both"/>
              <w:pPrChange w:id="105" w:author="Dalton Solano dos Reis" w:date="2023-12-05T10:59:00Z">
                <w:pPr>
                  <w:pStyle w:val="TF-TEXTO-QUADRO"/>
                </w:pPr>
              </w:pPrChange>
            </w:pPr>
            <w:r w:rsidRPr="00DB708C"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65DEC40" w14:textId="61A33E7C" w:rsidR="00F25721" w:rsidRPr="00DB708C" w:rsidRDefault="006A0646">
            <w:pPr>
              <w:pStyle w:val="TF-TEXTO-QUADRO"/>
              <w:jc w:val="both"/>
              <w:pPrChange w:id="106" w:author="Dalton Solano dos Reis" w:date="2023-12-05T10:59:00Z">
                <w:pPr>
                  <w:pStyle w:val="TF-TEXTO-QUADRO"/>
                </w:pPr>
              </w:pPrChange>
            </w:pPr>
            <w:r w:rsidRPr="00DB708C">
              <w:t xml:space="preserve">Foi utilizada </w:t>
            </w:r>
            <w:del w:id="107" w:author="Dalton Solano dos Reis" w:date="2023-12-05T11:00:00Z">
              <w:r w:rsidRPr="00DB708C" w:rsidDel="00F67669">
                <w:delText>a Engine Unity3D</w:delText>
              </w:r>
            </w:del>
            <w:ins w:id="108" w:author="Dalton Solano dos Reis" w:date="2023-12-05T11:00:00Z">
              <w:r w:rsidR="00F67669">
                <w:t>o motor de jogos Unity.</w:t>
              </w:r>
            </w:ins>
          </w:p>
        </w:tc>
      </w:tr>
      <w:tr w:rsidR="00F25721" w:rsidRPr="00DB708C" w14:paraId="182542E0" w14:textId="77777777" w:rsidTr="00182872">
        <w:tc>
          <w:tcPr>
            <w:tcW w:w="1701" w:type="dxa"/>
            <w:shd w:val="clear" w:color="auto" w:fill="auto"/>
          </w:tcPr>
          <w:p w14:paraId="4D6E5146" w14:textId="77777777" w:rsidR="00F25721" w:rsidRPr="00DB708C" w:rsidRDefault="00F25721">
            <w:pPr>
              <w:pStyle w:val="TF-TEXTO-QUADRO"/>
              <w:jc w:val="both"/>
              <w:pPrChange w:id="109" w:author="Dalton Solano dos Reis" w:date="2023-12-05T10:59:00Z">
                <w:pPr>
                  <w:pStyle w:val="TF-TEXTO-QUADRO"/>
                </w:pPr>
              </w:pPrChange>
            </w:pPr>
            <w:r w:rsidRPr="00DB708C"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14FDE74B" w14:textId="12A2419C" w:rsidR="003D236C" w:rsidRPr="00DB708C" w:rsidRDefault="00440E79">
            <w:pPr>
              <w:pStyle w:val="TF-TEXTO-QUADRO"/>
              <w:jc w:val="both"/>
              <w:pPrChange w:id="110" w:author="Dalton Solano dos Reis" w:date="2023-12-05T10:59:00Z">
                <w:pPr>
                  <w:pStyle w:val="TF-TEXTO-QUADRO"/>
                </w:pPr>
              </w:pPrChange>
            </w:pPr>
            <w:r w:rsidRPr="00DB708C">
              <w:t xml:space="preserve">O estudo contou com a participação de 130 estudantes com média de 11 anos de idade, que já sabiam andar de bicicleta. </w:t>
            </w:r>
            <w:r w:rsidR="003D236C" w:rsidRPr="00DB708C">
              <w:t>Nos resultados</w:t>
            </w:r>
            <w:r w:rsidR="002F08C3" w:rsidRPr="00DB708C">
              <w:t xml:space="preserve">, os cálculos de correlação do estudo revelaram </w:t>
            </w:r>
            <w:r w:rsidR="003D236C" w:rsidRPr="00DB708C">
              <w:t xml:space="preserve">que os participantes que pedalaram mais rápido pelo ambiente virtual pontuaram mais alto (pior) para erros e violações, além de mostrar um comportamento menos protetor em comparação com as crianças que pedalaram mais lentamente. </w:t>
            </w:r>
            <w:r w:rsidR="00D06E7A" w:rsidRPr="00DB708C">
              <w:t xml:space="preserve">Por fim, concluem que simuladores de </w:t>
            </w:r>
            <w:r w:rsidR="00433C0A" w:rsidRPr="00DB708C">
              <w:t>RV</w:t>
            </w:r>
            <w:r w:rsidR="00D06E7A" w:rsidRPr="00DB708C">
              <w:t xml:space="preserve"> são ferramentas úteis e realistas para documentar habilidades de antecipação de perigos em ciclistas jovens. Além disso, oferece uma base para o desenvolvimento de programas de treinamento interativos e envolventes para promover a segurança no ciclismo infantil.</w:t>
            </w:r>
          </w:p>
          <w:p w14:paraId="1C30D342" w14:textId="6B9EF4BF" w:rsidR="00F25721" w:rsidRPr="00DB708C" w:rsidRDefault="00F25721">
            <w:pPr>
              <w:pStyle w:val="TF-TEXTO-QUADRO"/>
              <w:jc w:val="both"/>
              <w:pPrChange w:id="111" w:author="Dalton Solano dos Reis" w:date="2023-12-05T10:59:00Z">
                <w:pPr>
                  <w:pStyle w:val="TF-TEXTO-QUADRO"/>
                </w:pPr>
              </w:pPrChange>
            </w:pPr>
          </w:p>
        </w:tc>
      </w:tr>
    </w:tbl>
    <w:p w14:paraId="3124EE04" w14:textId="377FD976" w:rsidR="00B4783B" w:rsidRPr="00DB708C" w:rsidRDefault="00F25721" w:rsidP="00727022">
      <w:pPr>
        <w:pStyle w:val="TF-FONTE"/>
      </w:pPr>
      <w:r w:rsidRPr="00DB708C">
        <w:t>Fonte: elaborado pelo autor.</w:t>
      </w:r>
    </w:p>
    <w:p w14:paraId="481AA13D" w14:textId="5B679525" w:rsidR="009F7DA9" w:rsidRPr="00DB708C" w:rsidRDefault="00B4783B" w:rsidP="00B4783B">
      <w:pPr>
        <w:pStyle w:val="TF-TEXTO"/>
      </w:pPr>
      <w:r w:rsidRPr="00DB708C">
        <w:t xml:space="preserve">O estudo de Santos </w:t>
      </w:r>
      <w:r w:rsidRPr="00DB708C">
        <w:rPr>
          <w:i/>
          <w:iCs/>
        </w:rPr>
        <w:t>et al.</w:t>
      </w:r>
      <w:r w:rsidRPr="00DB708C">
        <w:t xml:space="preserve"> (2019) introduz o jogo Educação na Faixa, uma ferramenta educativa em 2D para ensinar </w:t>
      </w:r>
      <w:r w:rsidR="00486074" w:rsidRPr="00DB708C">
        <w:t xml:space="preserve">a </w:t>
      </w:r>
      <w:r w:rsidRPr="00DB708C">
        <w:t xml:space="preserve">educação no trânsito de maneira lúdica e interativa. Desenvolvido com a plataforma </w:t>
      </w:r>
      <w:proofErr w:type="spellStart"/>
      <w:r w:rsidRPr="00DB708C">
        <w:t>Construct</w:t>
      </w:r>
      <w:proofErr w:type="spellEnd"/>
      <w:r w:rsidRPr="00DB708C">
        <w:t xml:space="preserve"> 3, o jogo visa facilitar o ensino do trânsito nas escolas e foi validado por estudantes de informática, destacando a importância de alinhar usabilidade e conteúdo pedagógico em ferramentas educativas digitais.</w:t>
      </w:r>
    </w:p>
    <w:bookmarkEnd w:id="47"/>
    <w:p w14:paraId="0C69C07D" w14:textId="14C8C359" w:rsidR="00051D74" w:rsidRPr="00DB708C" w:rsidRDefault="00051D74" w:rsidP="00051D74">
      <w:pPr>
        <w:pStyle w:val="TF-LEGENDA"/>
      </w:pPr>
      <w:commentRangeStart w:id="112"/>
      <w:r w:rsidRPr="00DB708C">
        <w:t>Qua</w:t>
      </w:r>
      <w:commentRangeEnd w:id="112"/>
      <w:r w:rsidR="00F67669">
        <w:rPr>
          <w:rStyle w:val="Refdecomentrio"/>
        </w:rPr>
        <w:commentReference w:id="112"/>
      </w:r>
      <w:r w:rsidRPr="00DB708C">
        <w:t xml:space="preserve">dro </w:t>
      </w:r>
      <w:r w:rsidR="00B32032" w:rsidRPr="00DB708C">
        <w:t xml:space="preserve">3 </w:t>
      </w:r>
      <w:r w:rsidRPr="00DB708C">
        <w:t xml:space="preserve">– </w:t>
      </w:r>
      <w:r w:rsidR="000C26B9" w:rsidRPr="00DB708C">
        <w:t>Educação na Faixa: um Jogo 2D para o Ensino da Educação Para o Trânsito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051D74" w:rsidRPr="00DB708C" w14:paraId="14B5EF6D" w14:textId="77777777" w:rsidTr="00617A95">
        <w:tc>
          <w:tcPr>
            <w:tcW w:w="1701" w:type="dxa"/>
            <w:shd w:val="clear" w:color="auto" w:fill="auto"/>
          </w:tcPr>
          <w:p w14:paraId="500A3794" w14:textId="77777777" w:rsidR="00051D74" w:rsidRPr="00DB708C" w:rsidRDefault="00051D74">
            <w:pPr>
              <w:pStyle w:val="TF-TEXTO-QUADRO"/>
              <w:jc w:val="both"/>
              <w:pPrChange w:id="113" w:author="Dalton Solano dos Reis" w:date="2023-12-05T11:03:00Z">
                <w:pPr>
                  <w:pStyle w:val="TF-TEXTO-QUADRO"/>
                </w:pPr>
              </w:pPrChange>
            </w:pPr>
            <w:r w:rsidRPr="00DB708C"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3302FD23" w14:textId="76CE898C" w:rsidR="00051D74" w:rsidRPr="00DB708C" w:rsidRDefault="00FF4504">
            <w:pPr>
              <w:pStyle w:val="TF-TEXTO-QUADRO"/>
              <w:jc w:val="both"/>
              <w:pPrChange w:id="114" w:author="Dalton Solano dos Reis" w:date="2023-12-05T11:03:00Z">
                <w:pPr>
                  <w:pStyle w:val="TF-TEXTO-QUADRO"/>
                </w:pPr>
              </w:pPrChange>
            </w:pPr>
            <w:r w:rsidRPr="00DB708C">
              <w:t xml:space="preserve">Santos </w:t>
            </w:r>
            <w:r w:rsidRPr="00DB708C">
              <w:rPr>
                <w:i/>
                <w:iCs/>
              </w:rPr>
              <w:t>et al.</w:t>
            </w:r>
            <w:r w:rsidRPr="00DB708C">
              <w:t xml:space="preserve"> (2019)</w:t>
            </w:r>
          </w:p>
        </w:tc>
      </w:tr>
      <w:tr w:rsidR="00051D74" w:rsidRPr="00DB708C" w14:paraId="40D8624E" w14:textId="77777777" w:rsidTr="00617A95">
        <w:tc>
          <w:tcPr>
            <w:tcW w:w="1701" w:type="dxa"/>
            <w:shd w:val="clear" w:color="auto" w:fill="auto"/>
          </w:tcPr>
          <w:p w14:paraId="22AED58F" w14:textId="77777777" w:rsidR="00051D74" w:rsidRPr="00DB708C" w:rsidRDefault="00051D74">
            <w:pPr>
              <w:pStyle w:val="TF-TEXTO-QUADRO"/>
              <w:jc w:val="both"/>
              <w:pPrChange w:id="115" w:author="Dalton Solano dos Reis" w:date="2023-12-05T11:03:00Z">
                <w:pPr>
                  <w:pStyle w:val="TF-TEXTO-QUADRO"/>
                </w:pPr>
              </w:pPrChange>
            </w:pPr>
            <w:r w:rsidRPr="00DB708C">
              <w:t>Objetivos</w:t>
            </w:r>
          </w:p>
        </w:tc>
        <w:tc>
          <w:tcPr>
            <w:tcW w:w="7970" w:type="dxa"/>
            <w:shd w:val="clear" w:color="auto" w:fill="auto"/>
          </w:tcPr>
          <w:p w14:paraId="284381D4" w14:textId="2A7B9425" w:rsidR="00051D74" w:rsidRPr="00DB708C" w:rsidRDefault="00C7141F">
            <w:pPr>
              <w:pStyle w:val="TF-TEXTO-QUADRO"/>
              <w:jc w:val="both"/>
              <w:pPrChange w:id="116" w:author="Dalton Solano dos Reis" w:date="2023-12-05T11:03:00Z">
                <w:pPr>
                  <w:pStyle w:val="TF-TEXTO-QUADRO"/>
                </w:pPr>
              </w:pPrChange>
            </w:pPr>
            <w:r w:rsidRPr="00DB708C">
              <w:t xml:space="preserve">Criar um jogo 2D </w:t>
            </w:r>
            <w:r w:rsidR="00FD4C9D" w:rsidRPr="00DB708C">
              <w:t>destinado a ensinar conceitos de educação para o trânsito de forma lúdica e interativa.</w:t>
            </w:r>
            <w:r w:rsidR="00E07FE1" w:rsidRPr="00DB708C">
              <w:t xml:space="preserve"> </w:t>
            </w:r>
            <w:r w:rsidR="00827E6D" w:rsidRPr="00DB708C">
              <w:t xml:space="preserve">Os autores buscam superar a dificuldade que os professores têm em abordar a temática do trânsito nas escolas, oferecendo uma ferramenta que facilita este processo educativo, </w:t>
            </w:r>
            <w:r w:rsidR="00A51AFA" w:rsidRPr="00DB708C">
              <w:t>além da proposta de validação com um grupo de estudantes de informática, avaliando aspectos de usabilidade e eficácia pedagógica, para identificar áreas de melhoria.</w:t>
            </w:r>
          </w:p>
        </w:tc>
      </w:tr>
      <w:tr w:rsidR="00051D74" w:rsidRPr="00DB708C" w14:paraId="3004E9BC" w14:textId="77777777" w:rsidTr="00617A95">
        <w:tc>
          <w:tcPr>
            <w:tcW w:w="1701" w:type="dxa"/>
            <w:shd w:val="clear" w:color="auto" w:fill="auto"/>
          </w:tcPr>
          <w:p w14:paraId="48401E55" w14:textId="77777777" w:rsidR="00051D74" w:rsidRPr="00DB708C" w:rsidRDefault="00051D74">
            <w:pPr>
              <w:pStyle w:val="TF-TEXTO-QUADRO"/>
              <w:jc w:val="both"/>
              <w:pPrChange w:id="117" w:author="Dalton Solano dos Reis" w:date="2023-12-05T11:03:00Z">
                <w:pPr>
                  <w:pStyle w:val="TF-TEXTO-QUADRO"/>
                </w:pPr>
              </w:pPrChange>
            </w:pPr>
            <w:r w:rsidRPr="00DB708C">
              <w:lastRenderedPageBreak/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5ED86E1B" w14:textId="4F90733D" w:rsidR="00051D74" w:rsidRPr="00DB708C" w:rsidRDefault="0085546E">
            <w:pPr>
              <w:pStyle w:val="TF-TEXTO-QUADRO"/>
              <w:jc w:val="both"/>
              <w:pPrChange w:id="118" w:author="Dalton Solano dos Reis" w:date="2023-12-05T11:03:00Z">
                <w:pPr>
                  <w:pStyle w:val="TF-TEXTO-QUADRO"/>
                </w:pPr>
              </w:pPrChange>
            </w:pPr>
            <w:r w:rsidRPr="00DB708C">
              <w:t xml:space="preserve">O jogo apresenta um cenário 2D, onde os jogadores devem guiar um carro por ruas e enfrentam diversos desafios relacionados ao trânsito, como semáforos, placas e faixas de pedestres. </w:t>
            </w:r>
            <w:r w:rsidR="001B6847" w:rsidRPr="00DB708C">
              <w:t xml:space="preserve">O jogo possui a capacidade de oferecer feedback imediato: quando as regras do trânsito são desrespeitadas, o jogo reinicia com orientações adicionais, reforçando os conceitos aprendidos. </w:t>
            </w:r>
            <w:r w:rsidR="001C2526" w:rsidRPr="00DB708C">
              <w:t>Possui</w:t>
            </w:r>
            <w:r w:rsidR="001B6847" w:rsidRPr="00DB708C">
              <w:t xml:space="preserve"> fases que evoluem em complexidade e conteúdo pedagógico integrado</w:t>
            </w:r>
            <w:r w:rsidR="001E5E45" w:rsidRPr="00DB708C">
              <w:t>, além de possuir elementos como moedas e tempo, animações e efeitos sonoros, presentes na maioria dos jogos atuais</w:t>
            </w:r>
            <w:r w:rsidR="0001264B" w:rsidRPr="00DB708C">
              <w:t xml:space="preserve">. </w:t>
            </w:r>
          </w:p>
        </w:tc>
      </w:tr>
      <w:tr w:rsidR="00051D74" w:rsidRPr="00DB708C" w14:paraId="4FBC1BF6" w14:textId="77777777" w:rsidTr="00617A95">
        <w:tc>
          <w:tcPr>
            <w:tcW w:w="1701" w:type="dxa"/>
            <w:shd w:val="clear" w:color="auto" w:fill="auto"/>
          </w:tcPr>
          <w:p w14:paraId="4787A8AA" w14:textId="77777777" w:rsidR="00051D74" w:rsidRPr="00DB708C" w:rsidRDefault="00051D74">
            <w:pPr>
              <w:pStyle w:val="TF-TEXTO-QUADRO"/>
              <w:jc w:val="both"/>
              <w:pPrChange w:id="119" w:author="Dalton Solano dos Reis" w:date="2023-12-05T11:03:00Z">
                <w:pPr>
                  <w:pStyle w:val="TF-TEXTO-QUADRO"/>
                </w:pPr>
              </w:pPrChange>
            </w:pPr>
            <w:r w:rsidRPr="00DB708C"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3A5E53A8" w14:textId="0782AF73" w:rsidR="00051D74" w:rsidRPr="00DB708C" w:rsidRDefault="001F6A9F">
            <w:pPr>
              <w:pStyle w:val="TF-TEXTO-QUADRO"/>
              <w:jc w:val="both"/>
              <w:pPrChange w:id="120" w:author="Dalton Solano dos Reis" w:date="2023-12-05T11:03:00Z">
                <w:pPr>
                  <w:pStyle w:val="TF-TEXTO-QUADRO"/>
                </w:pPr>
              </w:pPrChange>
            </w:pPr>
            <w:proofErr w:type="spellStart"/>
            <w:r w:rsidRPr="00DB708C">
              <w:t>Construct</w:t>
            </w:r>
            <w:proofErr w:type="spellEnd"/>
            <w:r w:rsidRPr="00DB708C">
              <w:t xml:space="preserve"> 3, </w:t>
            </w:r>
            <w:r w:rsidR="007206AD" w:rsidRPr="00DB708C">
              <w:t xml:space="preserve">uma plataforma de desenvolvimento </w:t>
            </w:r>
            <w:r w:rsidR="00A011C9" w:rsidRPr="00DB708C">
              <w:t xml:space="preserve">que </w:t>
            </w:r>
            <w:r w:rsidR="007206AD" w:rsidRPr="00DB708C">
              <w:t>facilita a criação de jogos específicos, eliminando a necessidade de programação complexa.</w:t>
            </w:r>
          </w:p>
        </w:tc>
      </w:tr>
      <w:tr w:rsidR="00051D74" w:rsidRPr="00DB708C" w14:paraId="173E78A6" w14:textId="77777777" w:rsidTr="00617A95">
        <w:tc>
          <w:tcPr>
            <w:tcW w:w="1701" w:type="dxa"/>
            <w:shd w:val="clear" w:color="auto" w:fill="auto"/>
          </w:tcPr>
          <w:p w14:paraId="7E899497" w14:textId="77777777" w:rsidR="00051D74" w:rsidRPr="00DB708C" w:rsidRDefault="00051D74">
            <w:pPr>
              <w:pStyle w:val="TF-TEXTO-QUADRO"/>
              <w:jc w:val="both"/>
              <w:pPrChange w:id="121" w:author="Dalton Solano dos Reis" w:date="2023-12-05T11:03:00Z">
                <w:pPr>
                  <w:pStyle w:val="TF-TEXTO-QUADRO"/>
                </w:pPr>
              </w:pPrChange>
            </w:pPr>
            <w:r w:rsidRPr="00DB708C"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7F165817" w14:textId="05F15E4B" w:rsidR="00051D74" w:rsidRPr="00DB708C" w:rsidRDefault="00110084">
            <w:pPr>
              <w:pStyle w:val="TF-TEXTO-QUADRO"/>
              <w:jc w:val="both"/>
              <w:pPrChange w:id="122" w:author="Dalton Solano dos Reis" w:date="2023-12-05T11:03:00Z">
                <w:pPr>
                  <w:pStyle w:val="TF-TEXTO-QUADRO"/>
                </w:pPr>
              </w:pPrChange>
            </w:pPr>
            <w:r w:rsidRPr="00DB708C">
              <w:t xml:space="preserve">A validação com estudantes de um curso de informática revelou que o jogo é de fácil compreensão e </w:t>
            </w:r>
            <w:r w:rsidR="004967C8" w:rsidRPr="00DB708C">
              <w:t>confirmou</w:t>
            </w:r>
            <w:r w:rsidR="00D93129" w:rsidRPr="00DB708C">
              <w:t xml:space="preserve"> seu alinhamento com as diretrizes pedagógicas, incluindo a Base Nacional Comum Curricular (BNCC). </w:t>
            </w:r>
            <w:r w:rsidRPr="00DB708C">
              <w:t>No entanto, identificou-se a necessidade de melhorias, especialmente em termos de motivação e engajamento dos estudantes. Alguns aspectos, como a quantidade de texto e a mecânica de repetição de fases, foram apontados como áreas a serem aprimoradas.</w:t>
            </w:r>
            <w:r w:rsidR="00BD5118" w:rsidRPr="00DB708C">
              <w:t xml:space="preserve"> Além disso, a plataforma </w:t>
            </w:r>
            <w:proofErr w:type="spellStart"/>
            <w:r w:rsidR="00BD5118" w:rsidRPr="00DB708C">
              <w:t>Construct</w:t>
            </w:r>
            <w:proofErr w:type="spellEnd"/>
            <w:r w:rsidR="00BD5118" w:rsidRPr="00DB708C">
              <w:t xml:space="preserve"> 3 mostrou-se eficiente para o</w:t>
            </w:r>
            <w:r w:rsidR="009912A9" w:rsidRPr="00DB708C">
              <w:t xml:space="preserve"> </w:t>
            </w:r>
            <w:r w:rsidR="00BD5118" w:rsidRPr="00DB708C">
              <w:t>desenvolvimento de jogos educacionais.</w:t>
            </w:r>
          </w:p>
        </w:tc>
      </w:tr>
    </w:tbl>
    <w:p w14:paraId="52A72962" w14:textId="77777777" w:rsidR="00051D74" w:rsidRPr="00DB708C" w:rsidRDefault="00051D74" w:rsidP="00051D74">
      <w:pPr>
        <w:pStyle w:val="TF-FONTE"/>
      </w:pPr>
      <w:r w:rsidRPr="00DB708C">
        <w:t>Fonte: elaborado pelo autor.</w:t>
      </w:r>
    </w:p>
    <w:p w14:paraId="16352410" w14:textId="5412C6A0" w:rsidR="00327CB1" w:rsidRPr="00DB708C" w:rsidRDefault="00C24D71" w:rsidP="005D74BB">
      <w:pPr>
        <w:pStyle w:val="Ttulo1"/>
      </w:pPr>
      <w:r w:rsidRPr="00DB708C">
        <w:t>descrição</w:t>
      </w:r>
      <w:r w:rsidR="00AB4756" w:rsidRPr="00DB708C">
        <w:t xml:space="preserve"> DO APLICATIVO</w:t>
      </w:r>
    </w:p>
    <w:p w14:paraId="04390556" w14:textId="75737B08" w:rsidR="000259B2" w:rsidRPr="00DB708C" w:rsidRDefault="00091836" w:rsidP="000259B2">
      <w:pPr>
        <w:pStyle w:val="TF-TEXTO"/>
      </w:pPr>
      <w:r w:rsidRPr="00DB708C">
        <w:t>Esta seção visa apresentar detalhes sobre o desenvolvimento do aplicativo, incluindo as técnicas e ferramentas empregadas. Ela se divide em duas partes: a subseção 3.1, que expõe a especificação do aplicativo, e a subseção 3.2, que enfoca nos aspectos principais</w:t>
      </w:r>
      <w:r w:rsidR="008240E9" w:rsidRPr="00DB708C">
        <w:t xml:space="preserve"> da implementação e tecnologias utilizadas</w:t>
      </w:r>
      <w:r w:rsidRPr="00DB708C">
        <w:t>.</w:t>
      </w:r>
    </w:p>
    <w:p w14:paraId="6E2A70CA" w14:textId="14DB601B" w:rsidR="0040349A" w:rsidRPr="00DB708C" w:rsidRDefault="000259B2" w:rsidP="002646AE">
      <w:pPr>
        <w:pStyle w:val="Ttulo2"/>
      </w:pPr>
      <w:r w:rsidRPr="00DB708C">
        <w:t>ESPECIFICAÇÃO</w:t>
      </w:r>
    </w:p>
    <w:p w14:paraId="750A4DA7" w14:textId="103BC56A" w:rsidR="00207846" w:rsidRPr="00DB708C" w:rsidRDefault="00C21895" w:rsidP="00B32032">
      <w:pPr>
        <w:pStyle w:val="TF-TEXTO"/>
      </w:pPr>
      <w:r w:rsidRPr="00DB708C">
        <w:t xml:space="preserve"> </w:t>
      </w:r>
      <w:r w:rsidR="00B32032" w:rsidRPr="00DB708C">
        <w:t>Para descrever as funções do aplicativo, são expostos os Requisitos Funcionais (RF) no Quadro 4 e os Requisitos Não Funcionais (RNF) no Quadro 5.</w:t>
      </w:r>
    </w:p>
    <w:p w14:paraId="4B446490" w14:textId="05C013CF" w:rsidR="00752E4B" w:rsidRPr="00DB708C" w:rsidRDefault="00752E4B" w:rsidP="00C278CA">
      <w:pPr>
        <w:pStyle w:val="TF-LEGENDA"/>
      </w:pPr>
      <w:r w:rsidRPr="00DB708C">
        <w:t>Quadro 4 – Requisitos 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1"/>
      </w:tblGrid>
      <w:tr w:rsidR="001C1356" w:rsidRPr="00DB708C" w14:paraId="165C315C" w14:textId="77777777" w:rsidTr="005455DE">
        <w:tc>
          <w:tcPr>
            <w:tcW w:w="9671" w:type="dxa"/>
            <w:shd w:val="clear" w:color="auto" w:fill="auto"/>
          </w:tcPr>
          <w:p w14:paraId="2D1B9627" w14:textId="6EE0CCF7" w:rsidR="001C1356" w:rsidRPr="00DB708C" w:rsidRDefault="00600495" w:rsidP="003A2BFC">
            <w:pPr>
              <w:pStyle w:val="TF-TEXTO-QUADRO"/>
            </w:pPr>
            <w:r w:rsidRPr="00DB708C">
              <w:t xml:space="preserve">RF01: </w:t>
            </w:r>
            <w:r w:rsidR="00A36289" w:rsidRPr="00DB708C">
              <w:t>p</w:t>
            </w:r>
            <w:r w:rsidRPr="00DB708C">
              <w:t>ermitir que o usuário possa se movimentar pelo ambiente virtual.</w:t>
            </w:r>
          </w:p>
        </w:tc>
      </w:tr>
      <w:tr w:rsidR="001C1356" w:rsidRPr="00DB708C" w14:paraId="307F5F4A" w14:textId="77777777" w:rsidTr="00791A8C">
        <w:tc>
          <w:tcPr>
            <w:tcW w:w="9671" w:type="dxa"/>
            <w:shd w:val="clear" w:color="auto" w:fill="auto"/>
          </w:tcPr>
          <w:p w14:paraId="10192A7B" w14:textId="4E5B469D" w:rsidR="001C1356" w:rsidRPr="00DB708C" w:rsidRDefault="00836E65" w:rsidP="003A2BFC">
            <w:pPr>
              <w:pStyle w:val="TF-TEXTO-QUADRO"/>
              <w:jc w:val="both"/>
            </w:pPr>
            <w:r w:rsidRPr="00DB708C">
              <w:t xml:space="preserve">RF02: </w:t>
            </w:r>
            <w:r w:rsidR="00A36289" w:rsidRPr="00DB708C">
              <w:t>ex</w:t>
            </w:r>
            <w:r w:rsidRPr="00DB708C">
              <w:t xml:space="preserve">ibir na tela o feedback sobre o desempenho dos jogadores, informando </w:t>
            </w:r>
            <w:r w:rsidR="00973B91" w:rsidRPr="00DB708C">
              <w:t xml:space="preserve">ao usuário </w:t>
            </w:r>
            <w:r w:rsidRPr="00DB708C">
              <w:t>sobre erros cometidos</w:t>
            </w:r>
            <w:ins w:id="123" w:author="Dalton Solano dos Reis" w:date="2023-12-05T11:08:00Z">
              <w:r w:rsidR="00510A3F">
                <w:t>.</w:t>
              </w:r>
            </w:ins>
          </w:p>
        </w:tc>
      </w:tr>
      <w:tr w:rsidR="001C1356" w:rsidRPr="00DB708C" w14:paraId="7254DB38" w14:textId="77777777" w:rsidTr="00645BAD">
        <w:tc>
          <w:tcPr>
            <w:tcW w:w="9671" w:type="dxa"/>
            <w:shd w:val="clear" w:color="auto" w:fill="auto"/>
          </w:tcPr>
          <w:p w14:paraId="7E82932B" w14:textId="631C1ED8" w:rsidR="001C1356" w:rsidRPr="00DB708C" w:rsidRDefault="005114B5" w:rsidP="003A2BFC">
            <w:pPr>
              <w:pStyle w:val="TF-TEXTO-QUADRO"/>
              <w:jc w:val="both"/>
            </w:pPr>
            <w:r w:rsidRPr="00DB708C">
              <w:t xml:space="preserve">RF03: </w:t>
            </w:r>
            <w:r w:rsidR="00A36289" w:rsidRPr="00DB708C">
              <w:t>in</w:t>
            </w:r>
            <w:r w:rsidRPr="00DB708C">
              <w:t>cluir cenários variados de trânsito para aumentar a exposição do usuário a diferentes situações de risco.</w:t>
            </w:r>
          </w:p>
        </w:tc>
      </w:tr>
      <w:tr w:rsidR="001C1356" w:rsidRPr="00DB708C" w14:paraId="1E1297DA" w14:textId="77777777" w:rsidTr="00E3619A">
        <w:tc>
          <w:tcPr>
            <w:tcW w:w="9671" w:type="dxa"/>
            <w:shd w:val="clear" w:color="auto" w:fill="auto"/>
          </w:tcPr>
          <w:p w14:paraId="0E48E8AB" w14:textId="2B1415C6" w:rsidR="006D74B9" w:rsidRPr="00DB708C" w:rsidRDefault="00F20DD6" w:rsidP="003A2BFC">
            <w:pPr>
              <w:pStyle w:val="TF-TEXTO-QUADRO"/>
              <w:jc w:val="both"/>
            </w:pPr>
            <w:r w:rsidRPr="00DB708C">
              <w:t>RF0</w:t>
            </w:r>
            <w:r w:rsidR="00727022" w:rsidRPr="00DB708C">
              <w:t>4</w:t>
            </w:r>
            <w:r w:rsidRPr="00DB708C">
              <w:t xml:space="preserve">: </w:t>
            </w:r>
            <w:r w:rsidR="00A36289" w:rsidRPr="00DB708C">
              <w:t>p</w:t>
            </w:r>
            <w:r w:rsidRPr="00DB708C">
              <w:t xml:space="preserve">ermitir que o </w:t>
            </w:r>
            <w:r w:rsidR="009A04DF" w:rsidRPr="00DB708C">
              <w:t>usuário</w:t>
            </w:r>
            <w:r w:rsidRPr="00DB708C">
              <w:t xml:space="preserve"> interaja com elementos do ambiente</w:t>
            </w:r>
            <w:ins w:id="124" w:author="Dalton Solano dos Reis" w:date="2023-12-05T11:08:00Z">
              <w:r w:rsidR="00510A3F">
                <w:t>.</w:t>
              </w:r>
            </w:ins>
          </w:p>
        </w:tc>
      </w:tr>
      <w:tr w:rsidR="006D74B9" w:rsidRPr="00DB708C" w14:paraId="6D128B83" w14:textId="77777777" w:rsidTr="00E3619A">
        <w:tc>
          <w:tcPr>
            <w:tcW w:w="9671" w:type="dxa"/>
            <w:shd w:val="clear" w:color="auto" w:fill="auto"/>
          </w:tcPr>
          <w:p w14:paraId="120536C3" w14:textId="6810C819" w:rsidR="006D74B9" w:rsidRPr="00DB708C" w:rsidRDefault="006D74B9" w:rsidP="003A2BFC">
            <w:pPr>
              <w:pStyle w:val="TF-TEXTO-QUADRO"/>
              <w:jc w:val="both"/>
            </w:pPr>
            <w:r w:rsidRPr="00DB708C">
              <w:t>RF0</w:t>
            </w:r>
            <w:r w:rsidR="00727022" w:rsidRPr="00DB708C">
              <w:t>5</w:t>
            </w:r>
            <w:r w:rsidRPr="00DB708C">
              <w:t xml:space="preserve">: </w:t>
            </w:r>
            <w:r w:rsidR="00A36289" w:rsidRPr="00DB708C">
              <w:t>p</w:t>
            </w:r>
            <w:r w:rsidRPr="00DB708C">
              <w:t>ossuir um sistema de tráfego onde veículos e outros pedestres se movem de forma autônoma</w:t>
            </w:r>
            <w:ins w:id="125" w:author="Dalton Solano dos Reis" w:date="2023-12-05T11:08:00Z">
              <w:r w:rsidR="00510A3F">
                <w:t>.</w:t>
              </w:r>
            </w:ins>
          </w:p>
        </w:tc>
      </w:tr>
      <w:tr w:rsidR="00571781" w:rsidRPr="00DB708C" w14:paraId="0CDD6D32" w14:textId="77777777" w:rsidTr="00E3619A">
        <w:tc>
          <w:tcPr>
            <w:tcW w:w="9671" w:type="dxa"/>
            <w:shd w:val="clear" w:color="auto" w:fill="auto"/>
          </w:tcPr>
          <w:p w14:paraId="0FA01F4C" w14:textId="3BB5A63E" w:rsidR="00571781" w:rsidRPr="00DB708C" w:rsidRDefault="00571781" w:rsidP="006F2269">
            <w:pPr>
              <w:pStyle w:val="TF-TEXTO-QUADRO"/>
              <w:jc w:val="both"/>
            </w:pPr>
            <w:r w:rsidRPr="00DB708C">
              <w:t>RF0</w:t>
            </w:r>
            <w:r w:rsidR="00727022" w:rsidRPr="00DB708C">
              <w:t>6</w:t>
            </w:r>
            <w:r w:rsidRPr="00DB708C">
              <w:t xml:space="preserve">: </w:t>
            </w:r>
            <w:r w:rsidR="006F2269" w:rsidRPr="00DB708C">
              <w:t>ser projetado para que o jogador vivencie a experiência através de uma visão em primeira pessoa</w:t>
            </w:r>
            <w:ins w:id="126" w:author="Dalton Solano dos Reis" w:date="2023-12-05T11:12:00Z">
              <w:r w:rsidR="00510A3F">
                <w:t>.</w:t>
              </w:r>
            </w:ins>
          </w:p>
        </w:tc>
      </w:tr>
    </w:tbl>
    <w:p w14:paraId="6E7FE2DA" w14:textId="03517C22" w:rsidR="00893857" w:rsidRPr="00DB708C" w:rsidRDefault="00893857" w:rsidP="00893857">
      <w:pPr>
        <w:pStyle w:val="TF-FONTE"/>
      </w:pPr>
      <w:r w:rsidRPr="00DB708C">
        <w:t>Fonte: elaborado pelo autor.</w:t>
      </w:r>
    </w:p>
    <w:p w14:paraId="12FA7DDD" w14:textId="40253570" w:rsidR="00752E4B" w:rsidRPr="00DB708C" w:rsidRDefault="00752E4B" w:rsidP="00C278CA">
      <w:pPr>
        <w:pStyle w:val="TF-LEGENDA"/>
      </w:pPr>
      <w:r w:rsidRPr="00DB708C">
        <w:t xml:space="preserve">Quadro 5 – Requisitos </w:t>
      </w:r>
      <w:r w:rsidR="00980650" w:rsidRPr="00DB708C">
        <w:t xml:space="preserve">Não </w:t>
      </w:r>
      <w:r w:rsidRPr="00DB708C">
        <w:t>Funcionais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1"/>
      </w:tblGrid>
      <w:tr w:rsidR="00752E4B" w:rsidRPr="00DB708C" w14:paraId="612E8C79" w14:textId="77777777" w:rsidTr="003A2BFC">
        <w:tc>
          <w:tcPr>
            <w:tcW w:w="9671" w:type="dxa"/>
            <w:shd w:val="clear" w:color="auto" w:fill="auto"/>
          </w:tcPr>
          <w:p w14:paraId="2EBB440E" w14:textId="7A41E4C3" w:rsidR="00752E4B" w:rsidRPr="00DB708C" w:rsidRDefault="00B223E3" w:rsidP="003A2BFC">
            <w:pPr>
              <w:pStyle w:val="TF-TEXTO-QUADRO"/>
            </w:pPr>
            <w:r w:rsidRPr="00DB708C">
              <w:t>RNF01: ser desenvolvido para plataforma Android</w:t>
            </w:r>
            <w:ins w:id="127" w:author="Dalton Solano dos Reis" w:date="2023-12-05T11:12:00Z">
              <w:r w:rsidR="00510A3F">
                <w:t xml:space="preserve"> e iOS.</w:t>
              </w:r>
            </w:ins>
          </w:p>
        </w:tc>
      </w:tr>
      <w:tr w:rsidR="00752E4B" w:rsidRPr="00DB708C" w14:paraId="316D928E" w14:textId="77777777" w:rsidTr="003A2BFC">
        <w:tc>
          <w:tcPr>
            <w:tcW w:w="9671" w:type="dxa"/>
            <w:shd w:val="clear" w:color="auto" w:fill="auto"/>
          </w:tcPr>
          <w:p w14:paraId="51CFF16C" w14:textId="33057796" w:rsidR="00752E4B" w:rsidRPr="00DB708C" w:rsidRDefault="00B223E3" w:rsidP="003A2BFC">
            <w:pPr>
              <w:pStyle w:val="TF-TEXTO-QUADRO"/>
              <w:jc w:val="both"/>
            </w:pPr>
            <w:r w:rsidRPr="00DB708C">
              <w:t xml:space="preserve">RNF02: </w:t>
            </w:r>
            <w:r w:rsidR="00612890" w:rsidRPr="00DB708C">
              <w:t>utilizar o motor de jogos Unity</w:t>
            </w:r>
            <w:ins w:id="128" w:author="Dalton Solano dos Reis" w:date="2023-12-05T11:13:00Z">
              <w:r w:rsidR="00510A3F">
                <w:t>.</w:t>
              </w:r>
            </w:ins>
          </w:p>
        </w:tc>
      </w:tr>
      <w:tr w:rsidR="00752E4B" w:rsidRPr="00DB708C" w14:paraId="24EAF7EF" w14:textId="77777777" w:rsidTr="003A2BFC">
        <w:tc>
          <w:tcPr>
            <w:tcW w:w="9671" w:type="dxa"/>
            <w:shd w:val="clear" w:color="auto" w:fill="auto"/>
          </w:tcPr>
          <w:p w14:paraId="539C0EA7" w14:textId="6C9933B1" w:rsidR="00612890" w:rsidRPr="00DB708C" w:rsidRDefault="005E14E7" w:rsidP="003A2BFC">
            <w:pPr>
              <w:pStyle w:val="TF-TEXTO-QUADRO"/>
              <w:jc w:val="both"/>
            </w:pPr>
            <w:r w:rsidRPr="00DB708C">
              <w:t xml:space="preserve">RNF03: utilizar controle </w:t>
            </w:r>
            <w:ins w:id="129" w:author="Dalton Solano dos Reis" w:date="2023-12-05T14:01:00Z">
              <w:r w:rsidR="00FF59C2">
                <w:t>b</w:t>
              </w:r>
            </w:ins>
            <w:del w:id="130" w:author="Dalton Solano dos Reis" w:date="2023-12-05T14:01:00Z">
              <w:r w:rsidRPr="00DB708C" w:rsidDel="00FF59C2">
                <w:delText>B</w:delText>
              </w:r>
            </w:del>
            <w:r w:rsidRPr="00DB708C">
              <w:t>luetooth para movimentação do jogador no cenário</w:t>
            </w:r>
            <w:ins w:id="131" w:author="Dalton Solano dos Reis" w:date="2023-12-05T11:13:00Z">
              <w:r w:rsidR="00510A3F">
                <w:t>.</w:t>
              </w:r>
            </w:ins>
            <w:r w:rsidRPr="00DB708C">
              <w:t xml:space="preserve"> </w:t>
            </w:r>
          </w:p>
        </w:tc>
      </w:tr>
      <w:tr w:rsidR="00607F38" w:rsidRPr="00DB708C" w14:paraId="35C37CF1" w14:textId="77777777" w:rsidTr="003A2BFC">
        <w:tc>
          <w:tcPr>
            <w:tcW w:w="9671" w:type="dxa"/>
            <w:shd w:val="clear" w:color="auto" w:fill="auto"/>
          </w:tcPr>
          <w:p w14:paraId="4996B5A6" w14:textId="27A82431" w:rsidR="00607F38" w:rsidRPr="00DB708C" w:rsidRDefault="00607F38" w:rsidP="003A2BFC">
            <w:pPr>
              <w:pStyle w:val="TF-TEXTO-QUADRO"/>
              <w:jc w:val="both"/>
            </w:pPr>
            <w:r w:rsidRPr="00DB708C">
              <w:t xml:space="preserve">RNF04: </w:t>
            </w:r>
            <w:r w:rsidR="00893857" w:rsidRPr="00DB708C">
              <w:t>utilizar a linguagem C# para o desenvolvimento do aplicativo</w:t>
            </w:r>
            <w:ins w:id="132" w:author="Dalton Solano dos Reis" w:date="2023-12-05T11:13:00Z">
              <w:r w:rsidR="00510A3F">
                <w:t>.</w:t>
              </w:r>
            </w:ins>
          </w:p>
        </w:tc>
      </w:tr>
    </w:tbl>
    <w:p w14:paraId="4D57E230" w14:textId="6F076D54" w:rsidR="00963D27" w:rsidRPr="00DB708C" w:rsidRDefault="00893857" w:rsidP="00963D27">
      <w:pPr>
        <w:pStyle w:val="TF-FONTE"/>
      </w:pPr>
      <w:r w:rsidRPr="00DB708C">
        <w:t>Fonte: elaborado pelo autor.</w:t>
      </w:r>
    </w:p>
    <w:p w14:paraId="2E70E254" w14:textId="04388166" w:rsidR="007447BD" w:rsidRPr="00DB708C" w:rsidRDefault="00963D27" w:rsidP="00D35640">
      <w:pPr>
        <w:pStyle w:val="TF-TEXTO"/>
      </w:pPr>
      <w:r w:rsidRPr="00DB708C">
        <w:t xml:space="preserve">O jogo desenvolvido posiciona o jogador no papel de um pedestre em um ambiente tridimensional, composto por um total de três fases distintas. Ele inclui um menu de seleção de fases que facilita a transição entre elas, permitindo ao jogador escolher e navegar pelas diferentes </w:t>
      </w:r>
      <w:r w:rsidR="00047922" w:rsidRPr="00DB708C">
        <w:t xml:space="preserve">fases </w:t>
      </w:r>
      <w:r w:rsidRPr="00DB708C">
        <w:t>do jogo</w:t>
      </w:r>
      <w:r w:rsidR="006C2A51" w:rsidRPr="00DB708C">
        <w:t xml:space="preserve">, </w:t>
      </w:r>
      <w:r w:rsidR="00C013A7" w:rsidRPr="00DB708C">
        <w:t xml:space="preserve">com a lógica </w:t>
      </w:r>
      <w:r w:rsidR="006C2A51" w:rsidRPr="00DB708C">
        <w:t>exemplificad</w:t>
      </w:r>
      <w:r w:rsidR="00647798" w:rsidRPr="00DB708C">
        <w:t>a</w:t>
      </w:r>
      <w:r w:rsidR="006C2A51" w:rsidRPr="00DB708C">
        <w:t xml:space="preserve"> na Figura 3</w:t>
      </w:r>
      <w:r w:rsidRPr="00DB708C">
        <w:t>.</w:t>
      </w:r>
      <w:r w:rsidR="00EB40E9" w:rsidRPr="00DB708C">
        <w:t xml:space="preserve"> </w:t>
      </w:r>
      <w:r w:rsidR="005652E1" w:rsidRPr="00DB708C">
        <w:t>Inicialmente</w:t>
      </w:r>
      <w:r w:rsidR="003B2C68" w:rsidRPr="00DB708C">
        <w:t>, é verificado as fases desbloqueadas, ativando botões interativos correspondentes. Na</w:t>
      </w:r>
      <w:r w:rsidR="00DB36E2" w:rsidRPr="00DB708C">
        <w:t xml:space="preserve"> cena</w:t>
      </w:r>
      <w:r w:rsidR="003B2C68" w:rsidRPr="00DB708C">
        <w:t>, toques no botão dos óculos de realidade virtual são monitorados. Se um botão interativo for pressionado pelo tempo necessário, a fase correspondente é carregada; caso contrário, a seleção muda</w:t>
      </w:r>
      <w:ins w:id="133" w:author="Dalton Solano dos Reis" w:date="2023-12-05T11:14:00Z">
        <w:r w:rsidR="00510A3F">
          <w:t xml:space="preserve"> para próxima fase</w:t>
        </w:r>
      </w:ins>
      <w:r w:rsidR="003B2C68" w:rsidRPr="00DB708C">
        <w:t xml:space="preserve">. Setas indicativas na tela mostram a fase selecionada, e uma mensagem de ajuda surge se o usuário ficar </w:t>
      </w:r>
      <w:r w:rsidR="00FC1A31" w:rsidRPr="00DB708C">
        <w:t xml:space="preserve">inativo. </w:t>
      </w:r>
    </w:p>
    <w:p w14:paraId="53E3F136" w14:textId="55592B72" w:rsidR="007447BD" w:rsidRPr="00DB708C" w:rsidRDefault="007447BD" w:rsidP="007447BD">
      <w:pPr>
        <w:pStyle w:val="TF-LEGENDA"/>
      </w:pPr>
      <w:r w:rsidRPr="00DB708C">
        <w:lastRenderedPageBreak/>
        <w:t xml:space="preserve">Figura 3 – </w:t>
      </w:r>
      <w:r w:rsidR="00D35640" w:rsidRPr="00DB708C">
        <w:t xml:space="preserve">Fluxograma </w:t>
      </w:r>
      <w:r w:rsidR="005B4393" w:rsidRPr="00DB708C">
        <w:t>da seleção de fases</w:t>
      </w:r>
    </w:p>
    <w:p w14:paraId="6AA9960E" w14:textId="57118274" w:rsidR="007447BD" w:rsidRPr="00DB708C" w:rsidRDefault="00D35640" w:rsidP="00D35640">
      <w:pPr>
        <w:pStyle w:val="TF-FIGURA"/>
      </w:pPr>
      <w:commentRangeStart w:id="134"/>
      <w:r w:rsidRPr="00DB708C">
        <w:rPr>
          <w:noProof/>
        </w:rPr>
        <w:drawing>
          <wp:inline distT="0" distB="0" distL="0" distR="0" wp14:anchorId="319369F4" wp14:editId="47798ED1">
            <wp:extent cx="5648689" cy="1722120"/>
            <wp:effectExtent l="19050" t="19050" r="28575" b="11430"/>
            <wp:docPr id="465236214" name="Imagem 465236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00" cy="172523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134"/>
      <w:r w:rsidR="00EC4D82">
        <w:rPr>
          <w:rStyle w:val="Refdecomentrio"/>
        </w:rPr>
        <w:commentReference w:id="134"/>
      </w:r>
    </w:p>
    <w:p w14:paraId="2E1914AF" w14:textId="5B514284" w:rsidR="00A86AB9" w:rsidRPr="00DB708C" w:rsidRDefault="007447BD" w:rsidP="00A86AB9">
      <w:pPr>
        <w:pStyle w:val="TF-FONTE"/>
      </w:pPr>
      <w:r w:rsidRPr="00DB708C">
        <w:t>Fonte: elaborado pelo autor.</w:t>
      </w:r>
    </w:p>
    <w:p w14:paraId="574456F7" w14:textId="4ADB56F1" w:rsidR="009D3AA3" w:rsidRPr="00DB708C" w:rsidRDefault="009D3AA3" w:rsidP="009D3AA3">
      <w:pPr>
        <w:pStyle w:val="TF-TEXTO"/>
      </w:pPr>
      <w:r w:rsidRPr="00DB708C">
        <w:t>Para iniciar uma fase do jogo, o usuário, na cena de seleção de fases, toca no botão dos óculos RV para escolher uma fase. Depois, mantém o botão pressionado até que o indicador, mostrado na Figura 4, carregue completamente, iniciando a fase escolhida.</w:t>
      </w:r>
    </w:p>
    <w:p w14:paraId="1C4823A0" w14:textId="63AF4DB0" w:rsidR="00742471" w:rsidRPr="00DB708C" w:rsidRDefault="00742471" w:rsidP="00742471">
      <w:pPr>
        <w:pStyle w:val="TF-LEGENDA"/>
      </w:pPr>
      <w:commentRangeStart w:id="135"/>
      <w:r w:rsidRPr="00DB708C">
        <w:t xml:space="preserve">Figura </w:t>
      </w:r>
      <w:r w:rsidR="00EA5D8F" w:rsidRPr="00DB708C">
        <w:t>3</w:t>
      </w:r>
      <w:r w:rsidRPr="00DB708C">
        <w:t xml:space="preserve"> </w:t>
      </w:r>
      <w:commentRangeEnd w:id="135"/>
      <w:r w:rsidR="009C6F52">
        <w:rPr>
          <w:rStyle w:val="Refdecomentrio"/>
        </w:rPr>
        <w:commentReference w:id="135"/>
      </w:r>
      <w:r w:rsidRPr="00DB708C">
        <w:t>– Tela de seleção de fases</w:t>
      </w:r>
    </w:p>
    <w:p w14:paraId="1FC49648" w14:textId="1E7AD96A" w:rsidR="00684D65" w:rsidRPr="00DB708C" w:rsidRDefault="00A918EC" w:rsidP="00A918EC">
      <w:pPr>
        <w:pStyle w:val="TF-FIGURA"/>
      </w:pPr>
      <w:r w:rsidRPr="00DB708C">
        <w:rPr>
          <w:noProof/>
        </w:rPr>
        <w:drawing>
          <wp:inline distT="0" distB="0" distL="0" distR="0" wp14:anchorId="6F4CB400" wp14:editId="6B7EEB05">
            <wp:extent cx="6120765" cy="2316480"/>
            <wp:effectExtent l="0" t="0" r="0" b="7620"/>
            <wp:docPr id="213198284" name="Imagem 21319828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8284" name="Imagem 1" descr="Diagrama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A32" w14:textId="60C306DC" w:rsidR="00B32032" w:rsidRPr="00DB708C" w:rsidRDefault="00742471" w:rsidP="0020539D">
      <w:pPr>
        <w:pStyle w:val="TF-FONTE"/>
      </w:pPr>
      <w:r w:rsidRPr="00DB708C">
        <w:t>Fonte: elaborado pelo autor.</w:t>
      </w:r>
    </w:p>
    <w:p w14:paraId="7C2D6F2F" w14:textId="25ED698E" w:rsidR="00C52336" w:rsidRPr="00DB708C" w:rsidRDefault="006B288F" w:rsidP="006B288F">
      <w:pPr>
        <w:pStyle w:val="TF-TEXTO"/>
      </w:pPr>
      <w:r w:rsidRPr="00DB708C">
        <w:t xml:space="preserve">Cada fase do jogo inicia com uma </w:t>
      </w:r>
      <w:proofErr w:type="spellStart"/>
      <w:r w:rsidRPr="00DB708C">
        <w:rPr>
          <w:i/>
          <w:iCs/>
        </w:rPr>
        <w:t>cutscene</w:t>
      </w:r>
      <w:proofErr w:type="spellEnd"/>
      <w:r w:rsidRPr="00DB708C">
        <w:t xml:space="preserve"> que proporciona uma visão panorâmica e oferece uma breve contextualização do cenário, preparando o jogador para a ambientação e os desafios que virão a seguir. Após a </w:t>
      </w:r>
      <w:proofErr w:type="spellStart"/>
      <w:r w:rsidRPr="00DB708C">
        <w:rPr>
          <w:i/>
          <w:iCs/>
        </w:rPr>
        <w:t>cutscene</w:t>
      </w:r>
      <w:proofErr w:type="spellEnd"/>
      <w:r w:rsidRPr="00DB708C">
        <w:t xml:space="preserve">, o jogador </w:t>
      </w:r>
      <w:r w:rsidR="00C52336" w:rsidRPr="00DB708C">
        <w:t>pode</w:t>
      </w:r>
      <w:r w:rsidRPr="00DB708C">
        <w:t>rá</w:t>
      </w:r>
      <w:r w:rsidR="00217AED" w:rsidRPr="00DB708C">
        <w:t xml:space="preserve"> se movimentar e</w:t>
      </w:r>
      <w:r w:rsidR="00C52336" w:rsidRPr="00DB708C">
        <w:t xml:space="preserve"> observar o cenário ao redor, já que ele está em um ambiente de </w:t>
      </w:r>
      <w:r w:rsidR="0079650C" w:rsidRPr="00DB708C">
        <w:t>RV</w:t>
      </w:r>
      <w:r w:rsidR="00C52336" w:rsidRPr="00DB708C">
        <w:t>.</w:t>
      </w:r>
    </w:p>
    <w:p w14:paraId="6C8A3AEB" w14:textId="7E250E24" w:rsidR="00217AED" w:rsidRPr="00DB708C" w:rsidRDefault="005861D2" w:rsidP="000A11C5">
      <w:pPr>
        <w:pStyle w:val="TF-TEXTO"/>
        <w:rPr>
          <w:rStyle w:val="TF-COURIER9"/>
        </w:rPr>
      </w:pPr>
      <w:r w:rsidRPr="00DB708C">
        <w:t>Para o desenvolvimento do projeto foram escolhidos três cenários</w:t>
      </w:r>
      <w:ins w:id="136" w:author="Dalton Solano dos Reis" w:date="2023-12-05T11:52:00Z">
        <w:r w:rsidR="009C6F52">
          <w:t xml:space="preserve"> (no caso, as fases do jogo)</w:t>
        </w:r>
      </w:ins>
      <w:r w:rsidRPr="00DB708C">
        <w:t xml:space="preserve">: </w:t>
      </w:r>
      <w:r w:rsidR="000A11C5" w:rsidRPr="00DB708C">
        <w:t xml:space="preserve">o cenário no qual o jogador deve </w:t>
      </w:r>
      <w:r w:rsidR="00CB4D2A" w:rsidRPr="00DB708C">
        <w:t xml:space="preserve">se atentar a atravessar a rua em duas faixas de pedestres distintas, denominada </w:t>
      </w:r>
      <w:proofErr w:type="spellStart"/>
      <w:r w:rsidR="000A11C5" w:rsidRPr="00DB708C">
        <w:rPr>
          <w:rStyle w:val="TF-COURIER9"/>
        </w:rPr>
        <w:t>FaixaPedestre</w:t>
      </w:r>
      <w:proofErr w:type="spellEnd"/>
      <w:r w:rsidRPr="00DB708C">
        <w:t>; o cenário</w:t>
      </w:r>
      <w:r w:rsidR="00CB4D2A" w:rsidRPr="00DB708C">
        <w:t xml:space="preserve"> </w:t>
      </w:r>
      <w:r w:rsidR="00F65FBF" w:rsidRPr="00DB708C">
        <w:t xml:space="preserve">denominado </w:t>
      </w:r>
      <w:r w:rsidR="00F65FBF" w:rsidRPr="00DB708C">
        <w:rPr>
          <w:rStyle w:val="TF-COURIER9"/>
        </w:rPr>
        <w:t>Patinete</w:t>
      </w:r>
      <w:r w:rsidR="00F65FBF" w:rsidRPr="00DB708C">
        <w:t xml:space="preserve">, onde o jogador deve se atentar a procedimentos seguros relacionados a este meio de locomoção; e o cenário </w:t>
      </w:r>
      <w:r w:rsidR="00F65FBF" w:rsidRPr="00DB708C">
        <w:rPr>
          <w:rStyle w:val="TF-COURIER9"/>
        </w:rPr>
        <w:t>Acidente</w:t>
      </w:r>
      <w:r w:rsidR="00F65FBF" w:rsidRPr="00DB708C">
        <w:t>, onde o jogador</w:t>
      </w:r>
      <w:r w:rsidR="00926CAA" w:rsidRPr="00DB708C">
        <w:t xml:space="preserve"> é </w:t>
      </w:r>
      <w:r w:rsidR="001E0008" w:rsidRPr="00DB708C">
        <w:t>colocado em uma situação que deve seguir os procedimentos seguros em uma situação de acidente de trânsito</w:t>
      </w:r>
      <w:r w:rsidR="001E0008" w:rsidRPr="00DB708C">
        <w:rPr>
          <w:rStyle w:val="TF-COURIER9"/>
        </w:rPr>
        <w:t>.</w:t>
      </w:r>
    </w:p>
    <w:p w14:paraId="64E74B32" w14:textId="362D2CE0" w:rsidR="000259B2" w:rsidRPr="00DB708C" w:rsidRDefault="00FA3784" w:rsidP="00FA3784">
      <w:pPr>
        <w:pStyle w:val="TF-TEXTO"/>
      </w:pPr>
      <w:r w:rsidRPr="00DB708C">
        <w:t xml:space="preserve">No cenário </w:t>
      </w:r>
      <w:proofErr w:type="spellStart"/>
      <w:r w:rsidRPr="00DB708C">
        <w:rPr>
          <w:rStyle w:val="TF-COURIER9"/>
        </w:rPr>
        <w:t>FaixaPedestre</w:t>
      </w:r>
      <w:proofErr w:type="spellEnd"/>
      <w:r w:rsidRPr="00DB708C">
        <w:t xml:space="preserve">, o jogador assume a perspectiva de um pedestre e tem como objetivo alcançar um local determinado para completar a fase. Ao longo do trajeto, é essencial manter a atenção em práticas de segurança e consciência no trânsito. Isso inclui ficar alerta a veículos que possam </w:t>
      </w:r>
      <w:r w:rsidR="00B23AC5" w:rsidRPr="00DB708C">
        <w:t>cruzar</w:t>
      </w:r>
      <w:r w:rsidRPr="00DB708C">
        <w:t xml:space="preserve"> a calçada e adotar medidas adequadas para atravessar a rua com segurança, utilizando corretamente a faixa de pedestres.</w:t>
      </w:r>
      <w:r w:rsidR="009168A0" w:rsidRPr="00DB708C">
        <w:t xml:space="preserve"> </w:t>
      </w:r>
    </w:p>
    <w:p w14:paraId="7CD2FD63" w14:textId="30D79BFA" w:rsidR="009D1402" w:rsidRPr="00DB708C" w:rsidRDefault="0009079A" w:rsidP="00567826">
      <w:pPr>
        <w:pStyle w:val="TF-TEXTO"/>
      </w:pPr>
      <w:r w:rsidRPr="00DB708C">
        <w:t xml:space="preserve">Nesta fase, </w:t>
      </w:r>
      <w:r w:rsidR="00B32868" w:rsidRPr="00DB708C">
        <w:t>o usuário tem liberdade de movimento até alcançar um ponto onde um carro cruza a calçada. Neste momento, o movimento do jogador é bloqueado e um alerta é exibido na tela, destacando a importância de estar atento a veículos que podem invadir a calçada, enfatizando a necessidade de vigilância constante no trânsito.</w:t>
      </w:r>
      <w:r w:rsidR="00416B38" w:rsidRPr="00DB708C">
        <w:t xml:space="preserve"> </w:t>
      </w:r>
      <w:r w:rsidR="001E334C" w:rsidRPr="00DB708C">
        <w:t xml:space="preserve">Depois que o veículo se afasta, o movimento do jogador é novamente liberado, levando-o até um cruzamento que possui uma faixa de pedestres e um semáforo específico para pedestres. Neste ponto, o jogador deve observar o botão do semáforo e pressioná-lo utilizando o botão correspondente no controle Bluetooth, conforme </w:t>
      </w:r>
      <w:r w:rsidR="000E29C9" w:rsidRPr="00DB708C">
        <w:t xml:space="preserve">é </w:t>
      </w:r>
      <w:r w:rsidR="001E334C" w:rsidRPr="00DB708C">
        <w:t>indicado na tela. Após isso, é necessário aguardar até que o semáforo fique verde para, então, atravessar a rua com segurança.</w:t>
      </w:r>
      <w:r w:rsidR="00F627D5" w:rsidRPr="00DB708C">
        <w:t xml:space="preserve"> </w:t>
      </w:r>
      <w:r w:rsidR="009D1402" w:rsidRPr="00DB708C">
        <w:t>A Figura 4 ilustra a interação envolvendo a faixa de pedestres.</w:t>
      </w:r>
    </w:p>
    <w:p w14:paraId="1E549E1F" w14:textId="5DFAA258" w:rsidR="009D1402" w:rsidRPr="00DB708C" w:rsidRDefault="009D1402" w:rsidP="009D1402">
      <w:pPr>
        <w:pStyle w:val="TF-LEGENDA"/>
      </w:pPr>
      <w:commentRangeStart w:id="137"/>
      <w:r w:rsidRPr="00DB708C">
        <w:lastRenderedPageBreak/>
        <w:t>Figura 4</w:t>
      </w:r>
      <w:commentRangeEnd w:id="137"/>
      <w:r w:rsidR="009C6F52">
        <w:rPr>
          <w:rStyle w:val="Refdecomentrio"/>
        </w:rPr>
        <w:commentReference w:id="137"/>
      </w:r>
      <w:r w:rsidRPr="00DB708C">
        <w:t xml:space="preserve"> – Diagrama </w:t>
      </w:r>
      <w:r w:rsidR="00002D3B" w:rsidRPr="00DB708C">
        <w:t>de atividades</w:t>
      </w:r>
      <w:r w:rsidRPr="00DB708C">
        <w:t xml:space="preserve"> </w:t>
      </w:r>
      <w:r w:rsidR="00002D3B" w:rsidRPr="00DB708C">
        <w:t xml:space="preserve">sobre a interação com a </w:t>
      </w:r>
      <w:commentRangeStart w:id="138"/>
      <w:commentRangeStart w:id="139"/>
      <w:commentRangeStart w:id="140"/>
      <w:r w:rsidR="00002D3B" w:rsidRPr="00DB708C">
        <w:t>faixa de pedestres</w:t>
      </w:r>
      <w:commentRangeEnd w:id="138"/>
      <w:r w:rsidR="00856D9D">
        <w:rPr>
          <w:rStyle w:val="Refdecomentrio"/>
        </w:rPr>
        <w:commentReference w:id="138"/>
      </w:r>
      <w:commentRangeEnd w:id="139"/>
      <w:r w:rsidR="00856D9D">
        <w:rPr>
          <w:rStyle w:val="Refdecomentrio"/>
        </w:rPr>
        <w:commentReference w:id="139"/>
      </w:r>
      <w:commentRangeEnd w:id="140"/>
      <w:r w:rsidR="00856D9D">
        <w:rPr>
          <w:rStyle w:val="Refdecomentrio"/>
        </w:rPr>
        <w:commentReference w:id="140"/>
      </w:r>
    </w:p>
    <w:p w14:paraId="6E798E9A" w14:textId="6FCC076E" w:rsidR="009D1402" w:rsidRPr="00DB708C" w:rsidRDefault="009D1402" w:rsidP="009D1402">
      <w:pPr>
        <w:pStyle w:val="TF-FIGURA"/>
      </w:pPr>
      <w:r w:rsidRPr="00DB708C">
        <w:rPr>
          <w:noProof/>
        </w:rPr>
        <w:drawing>
          <wp:inline distT="0" distB="0" distL="0" distR="0" wp14:anchorId="1C2C7AA1" wp14:editId="368205AF">
            <wp:extent cx="4220162" cy="5462546"/>
            <wp:effectExtent l="0" t="0" r="9525" b="5080"/>
            <wp:docPr id="1789840763" name="Imagem 17898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91" cy="549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390D" w14:textId="3C187595" w:rsidR="009A47F0" w:rsidRPr="00DB708C" w:rsidRDefault="009A47F0" w:rsidP="009A47F0">
      <w:pPr>
        <w:pStyle w:val="TF-FONTE"/>
      </w:pPr>
      <w:r w:rsidRPr="00DB708C">
        <w:t xml:space="preserve">Fonte: </w:t>
      </w:r>
      <w:r w:rsidR="00220265" w:rsidRPr="00DB708C">
        <w:t>e</w:t>
      </w:r>
      <w:r w:rsidRPr="00DB708C">
        <w:t>laborado pelo autor.</w:t>
      </w:r>
    </w:p>
    <w:p w14:paraId="29E32DEE" w14:textId="636FBB08" w:rsidR="006C4449" w:rsidRPr="00DB708C" w:rsidRDefault="006C4449" w:rsidP="006C4449">
      <w:pPr>
        <w:pStyle w:val="TF-TEXTO"/>
      </w:pPr>
      <w:r w:rsidRPr="00DB708C">
        <w:t xml:space="preserve">Quando o jogador executa uma ação inadequada, o jogo apresenta uma mensagem explicativa na tela, como pode ser visto na Figura </w:t>
      </w:r>
      <w:r w:rsidR="00EA5D8F" w:rsidRPr="00DB708C">
        <w:t>4</w:t>
      </w:r>
      <w:r w:rsidRPr="00DB708C">
        <w:t>. Isso ajuda os jogadores a entenderem as repercussões de suas escolhas e promove um aprendizado mais eficaz sobre segurança no trânsito.</w:t>
      </w:r>
    </w:p>
    <w:p w14:paraId="0B65C5B3" w14:textId="1A9AF723" w:rsidR="006C4449" w:rsidRPr="00DB708C" w:rsidRDefault="006C4449" w:rsidP="006C4449">
      <w:pPr>
        <w:pStyle w:val="TF-LEGENDA"/>
      </w:pPr>
      <w:commentRangeStart w:id="141"/>
      <w:r w:rsidRPr="00DB708C">
        <w:t xml:space="preserve">Figura </w:t>
      </w:r>
      <w:r w:rsidR="00EA5D8F" w:rsidRPr="00DB708C">
        <w:t>4</w:t>
      </w:r>
      <w:r w:rsidRPr="00DB708C">
        <w:t xml:space="preserve"> </w:t>
      </w:r>
      <w:commentRangeEnd w:id="141"/>
      <w:r w:rsidR="009C6F52">
        <w:rPr>
          <w:rStyle w:val="Refdecomentrio"/>
        </w:rPr>
        <w:commentReference w:id="141"/>
      </w:r>
      <w:r w:rsidRPr="00DB708C">
        <w:t>– Mensagem explicativa</w:t>
      </w:r>
    </w:p>
    <w:p w14:paraId="5A5E2D62" w14:textId="469313EB" w:rsidR="006C4449" w:rsidRPr="00DB708C" w:rsidRDefault="006C4449" w:rsidP="006C4449">
      <w:pPr>
        <w:pStyle w:val="TF-FIGURA"/>
      </w:pPr>
      <w:r w:rsidRPr="00DB708C">
        <w:rPr>
          <w:noProof/>
        </w:rPr>
        <w:drawing>
          <wp:inline distT="0" distB="0" distL="0" distR="0" wp14:anchorId="179F063C" wp14:editId="454F8F80">
            <wp:extent cx="6008225" cy="2218414"/>
            <wp:effectExtent l="0" t="0" r="0" b="0"/>
            <wp:docPr id="1238169486" name="Imagem 1238169486" descr="Tela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69486" name="Imagem 1" descr="Tela de jogo de vídeo game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654" cy="22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DBC5" w14:textId="3B72208F" w:rsidR="006C4449" w:rsidRPr="00DB708C" w:rsidRDefault="006C4449" w:rsidP="006C4449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6F81479B" w14:textId="0BF55160" w:rsidR="003D07E6" w:rsidRPr="00DB708C" w:rsidRDefault="00F35ED7" w:rsidP="003D07E6">
      <w:pPr>
        <w:pStyle w:val="TF-TEXTO"/>
      </w:pPr>
      <w:r w:rsidRPr="00DB708C">
        <w:lastRenderedPageBreak/>
        <w:t xml:space="preserve">Após atravessar o primeiro cruzamento, o jogador encontra outra faixa de pedestres. Neste ponto, é essencial que ele olhe para ambos os lados da rua antes de atravessar, garantindo assim a própria segurança e reforçando a importância de estar atento ao trânsito, mesmo em áreas designadas para pedestres. </w:t>
      </w:r>
      <w:r w:rsidR="003D07E6" w:rsidRPr="00DB708C">
        <w:t>Para orientar o usuário de forma clara, textos explicativos são exibidos na tela,</w:t>
      </w:r>
      <w:r w:rsidR="00955710" w:rsidRPr="00DB708C">
        <w:t xml:space="preserve"> como pode ser visto na Figura </w:t>
      </w:r>
      <w:r w:rsidR="00EA5D8F" w:rsidRPr="00DB708C">
        <w:t>5</w:t>
      </w:r>
      <w:r w:rsidR="00955710" w:rsidRPr="00DB708C">
        <w:t>,</w:t>
      </w:r>
      <w:r w:rsidR="003D07E6" w:rsidRPr="00DB708C">
        <w:t xml:space="preserve"> detalhando as ações necessárias e guiando o usuário a cada passo do processo.</w:t>
      </w:r>
    </w:p>
    <w:p w14:paraId="2430FA85" w14:textId="32DBFC53" w:rsidR="00955710" w:rsidRPr="00DB708C" w:rsidRDefault="00955710" w:rsidP="00955710">
      <w:pPr>
        <w:pStyle w:val="TF-LEGENDA"/>
      </w:pPr>
      <w:commentRangeStart w:id="142"/>
      <w:r w:rsidRPr="00DB708C">
        <w:t xml:space="preserve">Figura </w:t>
      </w:r>
      <w:r w:rsidR="00EA5D8F" w:rsidRPr="00DB708C">
        <w:t>5</w:t>
      </w:r>
      <w:commentRangeEnd w:id="142"/>
      <w:r w:rsidR="009C6F52">
        <w:rPr>
          <w:rStyle w:val="Refdecomentrio"/>
        </w:rPr>
        <w:commentReference w:id="142"/>
      </w:r>
      <w:r w:rsidRPr="00DB708C">
        <w:t xml:space="preserve"> – Indicadores na tela</w:t>
      </w:r>
    </w:p>
    <w:p w14:paraId="3999628F" w14:textId="3B9F02B7" w:rsidR="00660B92" w:rsidRPr="00DB708C" w:rsidRDefault="009168A0" w:rsidP="003A2D0B">
      <w:pPr>
        <w:pStyle w:val="TF-FIGURA"/>
      </w:pPr>
      <w:r w:rsidRPr="00DB708C">
        <w:rPr>
          <w:noProof/>
        </w:rPr>
        <w:drawing>
          <wp:inline distT="0" distB="0" distL="0" distR="0" wp14:anchorId="60996F91" wp14:editId="551D696C">
            <wp:extent cx="6120765" cy="2289810"/>
            <wp:effectExtent l="0" t="0" r="0" b="0"/>
            <wp:docPr id="1904477258" name="Imagem 190447725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77258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5960" w14:textId="58E8BEA2" w:rsidR="008F68D4" w:rsidRPr="00DB708C" w:rsidRDefault="00955710" w:rsidP="00820E12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  <w:bookmarkStart w:id="143" w:name="_Toc511928438"/>
      <w:bookmarkStart w:id="144" w:name="_Toc54164920"/>
      <w:bookmarkStart w:id="145" w:name="_Toc54165674"/>
      <w:bookmarkStart w:id="146" w:name="_Toc54169332"/>
      <w:bookmarkStart w:id="147" w:name="_Toc96347438"/>
      <w:bookmarkStart w:id="148" w:name="_Toc96357722"/>
      <w:bookmarkStart w:id="149" w:name="_Toc96491865"/>
    </w:p>
    <w:p w14:paraId="66D12D9A" w14:textId="6141F059" w:rsidR="009A4A24" w:rsidRPr="00DB708C" w:rsidRDefault="0036032B" w:rsidP="009A4A24">
      <w:pPr>
        <w:pStyle w:val="TF-TEXTO"/>
      </w:pPr>
      <w:proofErr w:type="gramStart"/>
      <w:r w:rsidRPr="00DB708C">
        <w:t xml:space="preserve">Na </w:t>
      </w:r>
      <w:ins w:id="150" w:author="Dalton Solano dos Reis" w:date="2023-12-05T14:00:00Z">
        <w:r w:rsidR="00FF59C2" w:rsidRPr="00FF59C2">
          <w:t>cenário</w:t>
        </w:r>
        <w:proofErr w:type="gramEnd"/>
        <w:r w:rsidR="00FF59C2" w:rsidRPr="00FF59C2">
          <w:t xml:space="preserve"> </w:t>
        </w:r>
      </w:ins>
      <w:del w:id="151" w:author="Dalton Solano dos Reis" w:date="2023-12-05T14:00:00Z">
        <w:r w:rsidRPr="00DB708C" w:rsidDel="00FF59C2">
          <w:delText xml:space="preserve">fase </w:delText>
        </w:r>
      </w:del>
      <w:r w:rsidRPr="00DB708C">
        <w:rPr>
          <w:rStyle w:val="TF-COURIER9"/>
        </w:rPr>
        <w:t>Patinete</w:t>
      </w:r>
      <w:r w:rsidRPr="00DB708C">
        <w:t>, o jogador tem a oportunidade de conduzir um patinete em um cenário virtual, enfatizando a importância de práticas seguras e conscientes no trânsito, tal como na fase anterior</w:t>
      </w:r>
      <w:r w:rsidR="00A4058E" w:rsidRPr="00DB708C">
        <w:t>. É</w:t>
      </w:r>
      <w:r w:rsidR="00F966B3" w:rsidRPr="00DB708C">
        <w:t xml:space="preserve"> fundamental que o jogador atente para aspectos cruciais como a utilização do capacete e a manutenção de uma velocidade adequada durante o percurso. Para começar, o jogador precisa subir no patinete, mas seu movimento </w:t>
      </w:r>
      <w:r w:rsidR="00DB3880" w:rsidRPr="00DB708C">
        <w:t xml:space="preserve">no mesmo </w:t>
      </w:r>
      <w:r w:rsidR="00F966B3" w:rsidRPr="00DB708C">
        <w:t xml:space="preserve">só </w:t>
      </w:r>
      <w:r w:rsidR="00A4058E" w:rsidRPr="00DB708C">
        <w:t>é</w:t>
      </w:r>
      <w:r w:rsidR="00F966B3" w:rsidRPr="00DB708C">
        <w:t xml:space="preserve"> liberado após colocar o capacete e </w:t>
      </w:r>
      <w:r w:rsidR="00A4058E" w:rsidRPr="00DB708C">
        <w:t>desligar</w:t>
      </w:r>
      <w:r w:rsidR="00F966B3" w:rsidRPr="00DB708C">
        <w:t xml:space="preserve"> </w:t>
      </w:r>
      <w:r w:rsidR="009A4A24" w:rsidRPr="00DB708C">
        <w:t>a música</w:t>
      </w:r>
      <w:r w:rsidR="00F966B3" w:rsidRPr="00DB708C">
        <w:t xml:space="preserve">, enfatizando a importância de estar atento ao ambiente. </w:t>
      </w:r>
      <w:r w:rsidR="004B35A8" w:rsidRPr="00DB708C">
        <w:t xml:space="preserve">O jogador deve utilizar o controle bluetooth para aceleração e movimentação do patinete. </w:t>
      </w:r>
      <w:r w:rsidR="00F966B3" w:rsidRPr="00DB708C">
        <w:t>Ao longo da rota, a velocidade do patinete não deve exceder 20 km/h na ciclovia, e o jogo fornecerá alertas caso o jogador ultrapasse esse limite, reforçando a necessidade de cautela e observância das regras de trânsito.</w:t>
      </w:r>
      <w:r w:rsidR="00A4058E" w:rsidRPr="00DB708C">
        <w:t xml:space="preserve"> </w:t>
      </w:r>
      <w:r w:rsidR="009408DE" w:rsidRPr="00DB708C">
        <w:t>Além da movimentação</w:t>
      </w:r>
      <w:r w:rsidR="009A4A24" w:rsidRPr="00DB708C">
        <w:t xml:space="preserve">, em todas as ações e interações </w:t>
      </w:r>
      <w:del w:id="152" w:author="Dalton Solano dos Reis" w:date="2023-12-05T14:03:00Z">
        <w:r w:rsidR="009A4A24" w:rsidRPr="00DB708C" w:rsidDel="00FF59C2">
          <w:delText>na fase</w:delText>
        </w:r>
      </w:del>
      <w:ins w:id="153" w:author="Dalton Solano dos Reis" w:date="2023-12-05T14:03:00Z">
        <w:r w:rsidR="00FF59C2">
          <w:t>neste cenário</w:t>
        </w:r>
      </w:ins>
      <w:r w:rsidR="009A4A24" w:rsidRPr="00DB708C">
        <w:t xml:space="preserve">, o mesmo controle </w:t>
      </w:r>
      <w:ins w:id="154" w:author="Dalton Solano dos Reis" w:date="2023-12-05T14:01:00Z">
        <w:r w:rsidR="00FF59C2">
          <w:t>b</w:t>
        </w:r>
      </w:ins>
      <w:del w:id="155" w:author="Dalton Solano dos Reis" w:date="2023-12-05T14:01:00Z">
        <w:r w:rsidR="009A4A24" w:rsidRPr="00DB708C" w:rsidDel="00FF59C2">
          <w:delText>B</w:delText>
        </w:r>
      </w:del>
      <w:r w:rsidR="009A4A24" w:rsidRPr="00DB708C">
        <w:t xml:space="preserve">luetooth é utilizado, como pode ser visto na Figura </w:t>
      </w:r>
      <w:r w:rsidR="00EA5D8F" w:rsidRPr="00DB708C">
        <w:t>6</w:t>
      </w:r>
      <w:r w:rsidR="009A4A24" w:rsidRPr="00DB708C">
        <w:t>, visando oferecer uma experiência de jogo mais intuitiva.</w:t>
      </w:r>
      <w:r w:rsidR="001F480D" w:rsidRPr="00DB708C">
        <w:t xml:space="preserve"> </w:t>
      </w:r>
    </w:p>
    <w:p w14:paraId="0987AB6D" w14:textId="6793C5BD" w:rsidR="009A4A24" w:rsidRPr="00DB708C" w:rsidRDefault="009A4A24" w:rsidP="009A4A24">
      <w:pPr>
        <w:pStyle w:val="TF-LEGENDA"/>
      </w:pPr>
      <w:commentRangeStart w:id="156"/>
      <w:r w:rsidRPr="00DB708C">
        <w:t xml:space="preserve">Figura </w:t>
      </w:r>
      <w:r w:rsidR="00EA5D8F" w:rsidRPr="00DB708C">
        <w:t>6</w:t>
      </w:r>
      <w:r w:rsidRPr="00DB708C">
        <w:t xml:space="preserve"> </w:t>
      </w:r>
      <w:commentRangeEnd w:id="156"/>
      <w:r w:rsidR="009C6F52">
        <w:rPr>
          <w:rStyle w:val="Refdecomentrio"/>
        </w:rPr>
        <w:commentReference w:id="156"/>
      </w:r>
      <w:r w:rsidRPr="00DB708C">
        <w:t xml:space="preserve">– Indicador de ação </w:t>
      </w:r>
    </w:p>
    <w:p w14:paraId="092B688B" w14:textId="46DB5177" w:rsidR="003A2D0B" w:rsidRPr="00DB708C" w:rsidRDefault="003A2D0B" w:rsidP="00F65DE0">
      <w:pPr>
        <w:pStyle w:val="TF-FIGURA"/>
      </w:pPr>
      <w:r w:rsidRPr="00DB708C">
        <w:rPr>
          <w:noProof/>
        </w:rPr>
        <w:drawing>
          <wp:inline distT="0" distB="0" distL="0" distR="0" wp14:anchorId="7A8FCCB4" wp14:editId="6FF4B449">
            <wp:extent cx="6120765" cy="2259965"/>
            <wp:effectExtent l="0" t="0" r="0" b="0"/>
            <wp:docPr id="558298317" name="Imagem 558298317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8317" name="Imagem 1" descr="Imagem de vídeo game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E5AD" w14:textId="639755BB" w:rsidR="00636B1D" w:rsidRPr="00DB708C" w:rsidRDefault="009A4A24" w:rsidP="00051B22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448B9197" w14:textId="6C54BCA5" w:rsidR="001B128F" w:rsidRPr="00DB708C" w:rsidRDefault="00636B1D" w:rsidP="001B128F">
      <w:pPr>
        <w:pStyle w:val="TF-TEXTO"/>
      </w:pPr>
      <w:del w:id="157" w:author="Dalton Solano dos Reis" w:date="2023-12-05T14:03:00Z">
        <w:r w:rsidRPr="00DB708C" w:rsidDel="00FF59C2">
          <w:delText>Na fase</w:delText>
        </w:r>
      </w:del>
      <w:ins w:id="158" w:author="Dalton Solano dos Reis" w:date="2023-12-05T14:03:00Z">
        <w:r w:rsidR="00FF59C2">
          <w:t>No cenário</w:t>
        </w:r>
      </w:ins>
      <w:r w:rsidRPr="00DB708C">
        <w:t xml:space="preserve"> </w:t>
      </w:r>
      <w:r w:rsidRPr="00DB708C">
        <w:rPr>
          <w:rStyle w:val="TF-COURIER9"/>
        </w:rPr>
        <w:t>Acidente</w:t>
      </w:r>
      <w:r w:rsidRPr="00DB708C">
        <w:t xml:space="preserve">, o jogador é colocado em uma simulação de emergência onde ocorre um acidente. O objetivo é gerenciar a situação com responsabilidade e presteza. Inicialmente, o jogador deve instruir os pedestres próximos a se afastarem para um local seguro, garantindo a segurança de todos. Posteriormente, é essencial sinalizar a área do acidente, como por exemplo, usando um galho, para evitar outros incidentes. </w:t>
      </w:r>
      <w:r w:rsidR="00FA19B6" w:rsidRPr="00DB708C">
        <w:t>O passo crucial é ligar para o serviço de emergência, discando 193. Com a chegada da ambulância, a fase se encerra, destacando a importância de ações rápidas e eficazes em emergências.</w:t>
      </w:r>
    </w:p>
    <w:p w14:paraId="0F75A260" w14:textId="4B55DD26" w:rsidR="001B128F" w:rsidRPr="00DB708C" w:rsidRDefault="001B128F" w:rsidP="009D4BF9">
      <w:pPr>
        <w:pStyle w:val="TF-TEXTO"/>
      </w:pPr>
      <w:r w:rsidRPr="00DB708C">
        <w:t>Ao concluir cada fase do jogo</w:t>
      </w:r>
      <w:del w:id="159" w:author="Dalton Solano dos Reis" w:date="2023-12-05T14:05:00Z">
        <w:r w:rsidRPr="00DB708C" w:rsidDel="00FF59C2">
          <w:delText xml:space="preserve">, ao </w:delText>
        </w:r>
      </w:del>
      <w:ins w:id="160" w:author="Dalton Solano dos Reis" w:date="2023-12-05T14:05:00Z">
        <w:r w:rsidR="00FF59C2">
          <w:t xml:space="preserve"> e </w:t>
        </w:r>
      </w:ins>
      <w:r w:rsidRPr="00DB708C">
        <w:t>atingir o objetivo estabelecido, a tela de vitória</w:t>
      </w:r>
      <w:r w:rsidR="00033437" w:rsidRPr="00DB708C">
        <w:t>,</w:t>
      </w:r>
      <w:r w:rsidR="006077AA" w:rsidRPr="00DB708C">
        <w:t xml:space="preserve"> </w:t>
      </w:r>
      <w:r w:rsidR="00033437" w:rsidRPr="00DB708C">
        <w:t xml:space="preserve">como ilustrada na </w:t>
      </w:r>
      <w:r w:rsidR="006077AA" w:rsidRPr="00DB708C">
        <w:t xml:space="preserve">Figura </w:t>
      </w:r>
      <w:r w:rsidR="00EA5D8F" w:rsidRPr="00DB708C">
        <w:t>7</w:t>
      </w:r>
      <w:r w:rsidR="006077AA" w:rsidRPr="00DB708C">
        <w:t xml:space="preserve">, </w:t>
      </w:r>
      <w:r w:rsidRPr="00DB708C">
        <w:t xml:space="preserve">é exibida. Neste momento, o jogador deve pressionar o botão </w:t>
      </w:r>
      <w:proofErr w:type="gramStart"/>
      <w:r w:rsidR="00235BE1" w:rsidRPr="00DB708C">
        <w:t>d</w:t>
      </w:r>
      <w:r w:rsidRPr="00DB708C">
        <w:t xml:space="preserve">o </w:t>
      </w:r>
      <w:r w:rsidR="00235BE1" w:rsidRPr="00DB708C">
        <w:t>óculos</w:t>
      </w:r>
      <w:proofErr w:type="gramEnd"/>
      <w:r w:rsidR="00235BE1" w:rsidRPr="00DB708C">
        <w:t xml:space="preserve"> de RV</w:t>
      </w:r>
      <w:r w:rsidR="00F12FE7" w:rsidRPr="00DB708C">
        <w:t xml:space="preserve"> </w:t>
      </w:r>
      <w:r w:rsidRPr="00DB708C">
        <w:t>para prosseguir. Após</w:t>
      </w:r>
      <w:r w:rsidR="00C175CC" w:rsidRPr="00DB708C">
        <w:t xml:space="preserve"> isto</w:t>
      </w:r>
      <w:r w:rsidRPr="00DB708C">
        <w:t xml:space="preserve">, </w:t>
      </w:r>
      <w:r w:rsidR="00A35309" w:rsidRPr="00DB708C">
        <w:t>o jogador é</w:t>
      </w:r>
      <w:r w:rsidRPr="00DB708C">
        <w:t xml:space="preserve"> </w:t>
      </w:r>
      <w:r w:rsidR="00C175CC" w:rsidRPr="00DB708C">
        <w:t>levado</w:t>
      </w:r>
      <w:r w:rsidRPr="00DB708C">
        <w:t xml:space="preserve"> para a tela de seleção de fases, onde a próxima fase, </w:t>
      </w:r>
      <w:r w:rsidR="002E738C" w:rsidRPr="00DB708C">
        <w:t xml:space="preserve">imediatamente após a que foi completada, é desbloqueada e </w:t>
      </w:r>
      <w:r w:rsidR="002E738C" w:rsidRPr="00DB708C">
        <w:lastRenderedPageBreak/>
        <w:t xml:space="preserve">se torna acessível para </w:t>
      </w:r>
      <w:r w:rsidRPr="00DB708C">
        <w:t xml:space="preserve">ser jogada. </w:t>
      </w:r>
      <w:r w:rsidR="00C175CC" w:rsidRPr="00DB708C">
        <w:t>Com isto, é possível ter uma progressão das fase</w:t>
      </w:r>
      <w:r w:rsidR="009D4BF9" w:rsidRPr="00DB708C">
        <w:t>s, proporcionando um sentido de realização e motivação para avançar para os próximos desafios</w:t>
      </w:r>
      <w:r w:rsidR="00C175CC" w:rsidRPr="00DB708C">
        <w:t>.</w:t>
      </w:r>
    </w:p>
    <w:p w14:paraId="0999AC30" w14:textId="2B02E307" w:rsidR="009D4BF9" w:rsidRPr="00DB708C" w:rsidRDefault="009D4BF9" w:rsidP="009D4BF9">
      <w:pPr>
        <w:pStyle w:val="TF-LEGENDA"/>
      </w:pPr>
      <w:commentRangeStart w:id="161"/>
      <w:r w:rsidRPr="00DB708C">
        <w:t xml:space="preserve">Figura </w:t>
      </w:r>
      <w:r w:rsidR="00EA5D8F" w:rsidRPr="00DB708C">
        <w:t>7</w:t>
      </w:r>
      <w:r w:rsidRPr="00DB708C">
        <w:t xml:space="preserve"> </w:t>
      </w:r>
      <w:commentRangeEnd w:id="161"/>
      <w:r w:rsidR="009C6F52">
        <w:rPr>
          <w:rStyle w:val="Refdecomentrio"/>
        </w:rPr>
        <w:commentReference w:id="161"/>
      </w:r>
      <w:r w:rsidRPr="00DB708C">
        <w:t>– Tela de vitória</w:t>
      </w:r>
    </w:p>
    <w:p w14:paraId="78B65216" w14:textId="6488EA85" w:rsidR="00205A7D" w:rsidRPr="00DB708C" w:rsidRDefault="00751266" w:rsidP="00751266">
      <w:pPr>
        <w:pStyle w:val="TF-FIGURA"/>
      </w:pPr>
      <w:r w:rsidRPr="00DB708C">
        <w:rPr>
          <w:noProof/>
        </w:rPr>
        <w:drawing>
          <wp:inline distT="0" distB="0" distL="0" distR="0" wp14:anchorId="7399CB94" wp14:editId="6BA0FA6B">
            <wp:extent cx="6120765" cy="2442210"/>
            <wp:effectExtent l="0" t="0" r="0" b="0"/>
            <wp:docPr id="423475133" name="Imagem 42347513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5133" name="Imagem 1" descr="Interface gráfica do usuári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12F3" w14:textId="65FD008F" w:rsidR="009D4BF9" w:rsidRPr="00DB708C" w:rsidRDefault="009D4BF9" w:rsidP="009D4BF9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060BF27E" w14:textId="0291E25F" w:rsidR="004B105F" w:rsidRPr="00DB708C" w:rsidRDefault="007C245E" w:rsidP="004B105F">
      <w:pPr>
        <w:pStyle w:val="Ttulo2"/>
      </w:pPr>
      <w:r w:rsidRPr="00DB708C">
        <w:t>implementação</w:t>
      </w:r>
    </w:p>
    <w:p w14:paraId="0D5E83EF" w14:textId="51D7FD5B" w:rsidR="0044358B" w:rsidRPr="00DB708C" w:rsidRDefault="00D67C30" w:rsidP="007555FA">
      <w:pPr>
        <w:pStyle w:val="TF-TEXTO"/>
      </w:pPr>
      <w:r w:rsidRPr="00DB708C">
        <w:t>O desenvolvimento do jogo foi realizado utilizando o motor gráfico Unity</w:t>
      </w:r>
      <w:del w:id="162" w:author="Dalton Solano dos Reis" w:date="2023-12-05T14:07:00Z">
        <w:r w:rsidRPr="00DB708C" w:rsidDel="00FF59C2">
          <w:delText>3D</w:delText>
        </w:r>
      </w:del>
      <w:r w:rsidRPr="00DB708C">
        <w:t xml:space="preserve">, especificamente a versão 2022.3.5f1. </w:t>
      </w:r>
      <w:r w:rsidR="007C245E" w:rsidRPr="00DB708C">
        <w:t>Além disso, foi utilizado o</w:t>
      </w:r>
      <w:r w:rsidRPr="00DB708C">
        <w:t xml:space="preserve"> </w:t>
      </w:r>
      <w:r w:rsidR="007C245E" w:rsidRPr="00DB708C">
        <w:t xml:space="preserve">ambiente de desenvolvimento Visual Studio Community 2022 </w:t>
      </w:r>
      <w:r w:rsidRPr="00DB708C">
        <w:t>na v</w:t>
      </w:r>
      <w:r w:rsidR="007C245E" w:rsidRPr="00DB708C">
        <w:t>ersão</w:t>
      </w:r>
      <w:r w:rsidRPr="00DB708C">
        <w:t xml:space="preserve"> </w:t>
      </w:r>
      <w:r w:rsidR="007C245E" w:rsidRPr="00DB708C">
        <w:t>17.</w:t>
      </w:r>
      <w:r w:rsidR="00284692" w:rsidRPr="00DB708C">
        <w:t>6.5</w:t>
      </w:r>
      <w:r w:rsidR="007C245E" w:rsidRPr="00DB708C">
        <w:t xml:space="preserve">, que é </w:t>
      </w:r>
      <w:r w:rsidRPr="00DB708C">
        <w:t>disponibilizado</w:t>
      </w:r>
      <w:r w:rsidR="007C245E" w:rsidRPr="00DB708C">
        <w:t xml:space="preserve"> de maneira gratuita.</w:t>
      </w:r>
      <w:r w:rsidR="007555FA" w:rsidRPr="00DB708C">
        <w:t xml:space="preserve"> </w:t>
      </w:r>
      <w:r w:rsidR="0044358B" w:rsidRPr="00DB708C">
        <w:t xml:space="preserve">Para a utilização da realidade virtual imersiva foi utilizado o plug-in XR do Google </w:t>
      </w:r>
      <w:proofErr w:type="spellStart"/>
      <w:r w:rsidR="0044358B" w:rsidRPr="00DB708C">
        <w:t>Cardboard</w:t>
      </w:r>
      <w:proofErr w:type="spellEnd"/>
      <w:r w:rsidR="0044358B" w:rsidRPr="00DB708C">
        <w:t xml:space="preserve"> para Unity</w:t>
      </w:r>
      <w:r w:rsidR="00672621" w:rsidRPr="00DB708C">
        <w:t xml:space="preserve">. Ele suporta recursos essenciais de </w:t>
      </w:r>
      <w:r w:rsidR="00707200" w:rsidRPr="00DB708C">
        <w:t>RV</w:t>
      </w:r>
      <w:r w:rsidR="00672621" w:rsidRPr="00DB708C">
        <w:t>, tais como: rastreamento de movimento; renderização estereoscópica e interação do usuário através do botão do visualizador</w:t>
      </w:r>
      <w:del w:id="163" w:author="Dalton Solano dos Reis" w:date="2023-12-05T14:08:00Z">
        <w:r w:rsidR="00672621" w:rsidRPr="00DB708C" w:rsidDel="00FF59C2">
          <w:delText>.</w:delText>
        </w:r>
      </w:del>
      <w:r w:rsidR="007950D3" w:rsidRPr="00DB708C">
        <w:t xml:space="preserve"> (</w:t>
      </w:r>
      <w:r w:rsidR="00987F3B" w:rsidRPr="00DB708C">
        <w:t>G</w:t>
      </w:r>
      <w:r w:rsidR="00E73271" w:rsidRPr="00DB708C">
        <w:t>oogle</w:t>
      </w:r>
      <w:r w:rsidR="00987F3B" w:rsidRPr="00DB708C">
        <w:t xml:space="preserve"> </w:t>
      </w:r>
      <w:proofErr w:type="spellStart"/>
      <w:r w:rsidR="00E73271" w:rsidRPr="00DB708C">
        <w:t>Developers</w:t>
      </w:r>
      <w:proofErr w:type="spellEnd"/>
      <w:r w:rsidR="007555FA" w:rsidRPr="00DB708C">
        <w:t>, 202</w:t>
      </w:r>
      <w:r w:rsidR="00711C10" w:rsidRPr="00DB708C">
        <w:t>3</w:t>
      </w:r>
      <w:r w:rsidR="007555FA" w:rsidRPr="00DB708C">
        <w:t xml:space="preserve">). </w:t>
      </w:r>
    </w:p>
    <w:p w14:paraId="22890232" w14:textId="493513C3" w:rsidR="00BC08B8" w:rsidRPr="00DB708C" w:rsidRDefault="004F30AE" w:rsidP="00CD43DB">
      <w:pPr>
        <w:pStyle w:val="TF-TEXTO"/>
      </w:pPr>
      <w:r w:rsidRPr="00DB708C">
        <w:t xml:space="preserve">Os cenários do jogo foram criados com uma variedade de modelos, incluindo construções, personagens e plantas. </w:t>
      </w:r>
      <w:r w:rsidR="00475BF7" w:rsidRPr="00DB708C">
        <w:t xml:space="preserve">Os </w:t>
      </w:r>
      <w:r w:rsidRPr="00DB708C">
        <w:t xml:space="preserve">modelos foram adquiridos da </w:t>
      </w:r>
      <w:del w:id="164" w:author="Dalton Solano dos Reis" w:date="2023-12-05T14:08:00Z">
        <w:r w:rsidR="00FB19E4" w:rsidRPr="00FF59C2" w:rsidDel="00FF59C2">
          <w:rPr>
            <w:rPrChange w:id="165" w:author="Dalton Solano dos Reis" w:date="2023-12-05T14:08:00Z">
              <w:rPr>
                <w:i/>
                <w:iCs/>
              </w:rPr>
            </w:rPrChange>
          </w:rPr>
          <w:delText>a</w:delText>
        </w:r>
        <w:r w:rsidRPr="00FF59C2" w:rsidDel="00FF59C2">
          <w:rPr>
            <w:rPrChange w:id="166" w:author="Dalton Solano dos Reis" w:date="2023-12-05T14:08:00Z">
              <w:rPr>
                <w:i/>
                <w:iCs/>
              </w:rPr>
            </w:rPrChange>
          </w:rPr>
          <w:delText xml:space="preserve">sset </w:delText>
        </w:r>
      </w:del>
      <w:proofErr w:type="spellStart"/>
      <w:ins w:id="167" w:author="Dalton Solano dos Reis" w:date="2023-12-05T14:08:00Z">
        <w:r w:rsidR="00FF59C2">
          <w:t>A</w:t>
        </w:r>
        <w:r w:rsidR="00FF59C2" w:rsidRPr="00FF59C2">
          <w:rPr>
            <w:rPrChange w:id="168" w:author="Dalton Solano dos Reis" w:date="2023-12-05T14:08:00Z">
              <w:rPr>
                <w:i/>
                <w:iCs/>
              </w:rPr>
            </w:rPrChange>
          </w:rPr>
          <w:t>sset</w:t>
        </w:r>
        <w:proofErr w:type="spellEnd"/>
        <w:r w:rsidR="00FF59C2" w:rsidRPr="00FF59C2">
          <w:rPr>
            <w:rPrChange w:id="169" w:author="Dalton Solano dos Reis" w:date="2023-12-05T14:08:00Z">
              <w:rPr>
                <w:i/>
                <w:iCs/>
              </w:rPr>
            </w:rPrChange>
          </w:rPr>
          <w:t xml:space="preserve"> </w:t>
        </w:r>
      </w:ins>
      <w:del w:id="170" w:author="Dalton Solano dos Reis" w:date="2023-12-05T14:08:00Z">
        <w:r w:rsidR="00FB19E4" w:rsidRPr="00FF59C2" w:rsidDel="00FF59C2">
          <w:rPr>
            <w:rPrChange w:id="171" w:author="Dalton Solano dos Reis" w:date="2023-12-05T14:08:00Z">
              <w:rPr>
                <w:i/>
                <w:iCs/>
              </w:rPr>
            </w:rPrChange>
          </w:rPr>
          <w:delText>s</w:delText>
        </w:r>
        <w:r w:rsidRPr="00FF59C2" w:rsidDel="00FF59C2">
          <w:rPr>
            <w:rPrChange w:id="172" w:author="Dalton Solano dos Reis" w:date="2023-12-05T14:08:00Z">
              <w:rPr>
                <w:i/>
                <w:iCs/>
              </w:rPr>
            </w:rPrChange>
          </w:rPr>
          <w:delText>tore</w:delText>
        </w:r>
        <w:r w:rsidRPr="00DB708C" w:rsidDel="00FF59C2">
          <w:delText xml:space="preserve"> </w:delText>
        </w:r>
      </w:del>
      <w:ins w:id="173" w:author="Dalton Solano dos Reis" w:date="2023-12-05T14:08:00Z">
        <w:r w:rsidR="00FF59C2">
          <w:t>S</w:t>
        </w:r>
        <w:r w:rsidR="00FF59C2" w:rsidRPr="00FF59C2">
          <w:rPr>
            <w:rPrChange w:id="174" w:author="Dalton Solano dos Reis" w:date="2023-12-05T14:08:00Z">
              <w:rPr>
                <w:i/>
                <w:iCs/>
              </w:rPr>
            </w:rPrChange>
          </w:rPr>
          <w:t>tore</w:t>
        </w:r>
        <w:r w:rsidR="00FF59C2" w:rsidRPr="00DB708C">
          <w:t xml:space="preserve"> </w:t>
        </w:r>
      </w:ins>
      <w:r w:rsidR="00FB19E4" w:rsidRPr="00DB708C">
        <w:t>oferecido pela</w:t>
      </w:r>
      <w:r w:rsidRPr="00DB708C">
        <w:t xml:space="preserve"> Unity, proporcionando uma ampla gama de recursos para enriquecer o ambiente do jogo.</w:t>
      </w:r>
      <w:r w:rsidR="00C671D0" w:rsidRPr="00DB708C">
        <w:t xml:space="preserve"> </w:t>
      </w:r>
      <w:r w:rsidR="00C671D0" w:rsidRPr="00DB708C">
        <w:rPr>
          <w:highlight w:val="yellow"/>
        </w:rPr>
        <w:t xml:space="preserve">Outros modelos necessários foram desenvolvidos </w:t>
      </w:r>
      <w:ins w:id="175" w:author="Dalton Solano dos Reis" w:date="2023-12-05T14:11:00Z">
        <w:r w:rsidR="00A45EA2">
          <w:rPr>
            <w:highlight w:val="yellow"/>
          </w:rPr>
          <w:t xml:space="preserve">por </w:t>
        </w:r>
      </w:ins>
      <w:del w:id="176" w:author="Dalton Solano dos Reis" w:date="2023-12-05T14:09:00Z">
        <w:r w:rsidR="00C671D0" w:rsidRPr="00DB708C" w:rsidDel="00FF59C2">
          <w:rPr>
            <w:highlight w:val="yellow"/>
          </w:rPr>
          <w:delText xml:space="preserve">pelo </w:delText>
        </w:r>
        <w:r w:rsidR="0097162D" w:rsidRPr="00DB708C" w:rsidDel="00FF59C2">
          <w:rPr>
            <w:highlight w:val="yellow"/>
          </w:rPr>
          <w:delText xml:space="preserve">colega e aluno de Design da FURB, </w:delText>
        </w:r>
        <w:r w:rsidR="009D085A" w:rsidRPr="00DB708C" w:rsidDel="00FF59C2">
          <w:rPr>
            <w:highlight w:val="yellow"/>
          </w:rPr>
          <w:delText xml:space="preserve">Lucas Hong Lae </w:delText>
        </w:r>
      </w:del>
      <w:commentRangeStart w:id="177"/>
      <w:proofErr w:type="spellStart"/>
      <w:r w:rsidR="009D085A" w:rsidRPr="00DB708C">
        <w:rPr>
          <w:highlight w:val="yellow"/>
        </w:rPr>
        <w:t>Son</w:t>
      </w:r>
      <w:proofErr w:type="spellEnd"/>
      <w:ins w:id="178" w:author="Dalton Solano dos Reis" w:date="2023-12-05T14:09:00Z">
        <w:r w:rsidR="00FF59C2">
          <w:rPr>
            <w:highlight w:val="yellow"/>
          </w:rPr>
          <w:t xml:space="preserve"> (2023</w:t>
        </w:r>
      </w:ins>
      <w:commentRangeEnd w:id="177"/>
      <w:ins w:id="179" w:author="Dalton Solano dos Reis" w:date="2023-12-05T14:10:00Z">
        <w:r w:rsidR="00A45EA2">
          <w:rPr>
            <w:rStyle w:val="Refdecomentrio"/>
          </w:rPr>
          <w:commentReference w:id="177"/>
        </w:r>
      </w:ins>
      <w:ins w:id="180" w:author="Dalton Solano dos Reis" w:date="2023-12-05T14:09:00Z">
        <w:r w:rsidR="00FF59C2">
          <w:rPr>
            <w:highlight w:val="yellow"/>
          </w:rPr>
          <w:t>)</w:t>
        </w:r>
      </w:ins>
      <w:r w:rsidR="0005625C" w:rsidRPr="00DB708C">
        <w:rPr>
          <w:highlight w:val="yellow"/>
        </w:rPr>
        <w:t xml:space="preserve">, que é </w:t>
      </w:r>
      <w:ins w:id="181" w:author="Dalton Solano dos Reis" w:date="2023-12-05T14:09:00Z">
        <w:r w:rsidR="00FF59C2">
          <w:rPr>
            <w:highlight w:val="yellow"/>
          </w:rPr>
          <w:t xml:space="preserve">aluno de Design e </w:t>
        </w:r>
      </w:ins>
      <w:r w:rsidR="0005625C" w:rsidRPr="00DB708C">
        <w:rPr>
          <w:highlight w:val="yellow"/>
        </w:rPr>
        <w:t xml:space="preserve">bolsista do Laboratório de Desenvolvimento e Transferência de Tecnologia </w:t>
      </w:r>
      <w:ins w:id="182" w:author="Dalton Solano dos Reis" w:date="2023-12-05T14:09:00Z">
        <w:r w:rsidR="00FF59C2">
          <w:rPr>
            <w:highlight w:val="yellow"/>
          </w:rPr>
          <w:t xml:space="preserve">(LDTT) </w:t>
        </w:r>
      </w:ins>
      <w:r w:rsidR="0005625C" w:rsidRPr="00DB708C">
        <w:rPr>
          <w:highlight w:val="yellow"/>
        </w:rPr>
        <w:t>do Departamento de Sistemas e Computação da FURB</w:t>
      </w:r>
      <w:del w:id="183" w:author="Dalton Solano dos Reis" w:date="2023-12-05T14:10:00Z">
        <w:r w:rsidR="0005625C" w:rsidRPr="00DB708C" w:rsidDel="00FF59C2">
          <w:rPr>
            <w:highlight w:val="yellow"/>
          </w:rPr>
          <w:delText xml:space="preserve"> (LDTT)</w:delText>
        </w:r>
      </w:del>
      <w:r w:rsidR="0005625C" w:rsidRPr="00DB708C">
        <w:rPr>
          <w:highlight w:val="yellow"/>
        </w:rPr>
        <w:t>.</w:t>
      </w:r>
      <w:r w:rsidR="0005625C" w:rsidRPr="00DB708C">
        <w:t xml:space="preserve"> </w:t>
      </w:r>
      <w:r w:rsidR="001F6B0C" w:rsidRPr="00DB708C">
        <w:t xml:space="preserve">As </w:t>
      </w:r>
      <w:proofErr w:type="spellStart"/>
      <w:r w:rsidR="001F6B0C" w:rsidRPr="00DB708C">
        <w:rPr>
          <w:i/>
          <w:iCs/>
        </w:rPr>
        <w:t>cutscenes</w:t>
      </w:r>
      <w:proofErr w:type="spellEnd"/>
      <w:r w:rsidR="001F6B0C" w:rsidRPr="00DB708C">
        <w:t xml:space="preserve"> foram criadas utilizando duas ferramentas fornecidas pela Unity</w:t>
      </w:r>
      <w:r w:rsidR="00413526" w:rsidRPr="00DB708C">
        <w:t xml:space="preserve">: </w:t>
      </w:r>
      <w:proofErr w:type="spellStart"/>
      <w:r w:rsidR="009F1B5D" w:rsidRPr="00DB708C">
        <w:rPr>
          <w:rStyle w:val="TF-COURIER9"/>
        </w:rPr>
        <w:t>Timeline</w:t>
      </w:r>
      <w:proofErr w:type="spellEnd"/>
      <w:r w:rsidR="009F1B5D" w:rsidRPr="00DB708C">
        <w:t xml:space="preserve"> e </w:t>
      </w:r>
      <w:proofErr w:type="spellStart"/>
      <w:r w:rsidR="009F1B5D" w:rsidRPr="00DB708C">
        <w:rPr>
          <w:rStyle w:val="TF-COURIER9"/>
        </w:rPr>
        <w:t>Cinemachine</w:t>
      </w:r>
      <w:proofErr w:type="spellEnd"/>
      <w:r w:rsidR="00413526" w:rsidRPr="00DB708C">
        <w:t xml:space="preserve">. </w:t>
      </w:r>
    </w:p>
    <w:p w14:paraId="1E5FB401" w14:textId="3867CA53" w:rsidR="000B5BA4" w:rsidRPr="00DB708C" w:rsidRDefault="001C75C2" w:rsidP="008F4108">
      <w:pPr>
        <w:pStyle w:val="TF-TEXTO"/>
      </w:pPr>
      <w:del w:id="184" w:author="Dalton Solano dos Reis" w:date="2023-12-05T14:12:00Z">
        <w:r w:rsidRPr="00DB708C" w:rsidDel="00A45EA2">
          <w:delText xml:space="preserve">O </w:delText>
        </w:r>
      </w:del>
      <w:ins w:id="185" w:author="Dalton Solano dos Reis" w:date="2023-12-05T14:12:00Z">
        <w:r w:rsidR="00A45EA2">
          <w:t>A</w:t>
        </w:r>
        <w:r w:rsidR="00A45EA2" w:rsidRPr="00DB708C">
          <w:t xml:space="preserve"> </w:t>
        </w:r>
      </w:ins>
      <w:proofErr w:type="spellStart"/>
      <w:r w:rsidRPr="00DB708C">
        <w:rPr>
          <w:rStyle w:val="TF-COURIER9"/>
        </w:rPr>
        <w:t>Timeline</w:t>
      </w:r>
      <w:proofErr w:type="spellEnd"/>
      <w:r w:rsidRPr="00DB708C">
        <w:t xml:space="preserve"> é uma ferramenta fornecida pelo Unity para a elaboração de sequências de eventos (</w:t>
      </w:r>
      <w:r w:rsidR="00A45EA2" w:rsidRPr="00DB708C">
        <w:t>Unity Technologies</w:t>
      </w:r>
      <w:r w:rsidRPr="00DB708C">
        <w:t>, 202</w:t>
      </w:r>
      <w:r w:rsidR="007E0023" w:rsidRPr="00DB708C">
        <w:t>0</w:t>
      </w:r>
      <w:r w:rsidR="00CB021C" w:rsidRPr="00DB708C">
        <w:t>a</w:t>
      </w:r>
      <w:r w:rsidRPr="00DB708C">
        <w:t>).</w:t>
      </w:r>
      <w:r w:rsidR="00493E93" w:rsidRPr="00DB708C">
        <w:t xml:space="preserve"> Com el</w:t>
      </w:r>
      <w:ins w:id="186" w:author="Dalton Solano dos Reis" w:date="2023-12-05T14:12:00Z">
        <w:r w:rsidR="00A45EA2">
          <w:t>a</w:t>
        </w:r>
      </w:ins>
      <w:del w:id="187" w:author="Dalton Solano dos Reis" w:date="2023-12-05T14:12:00Z">
        <w:r w:rsidR="00493E93" w:rsidRPr="00DB708C" w:rsidDel="00A45EA2">
          <w:delText>e</w:delText>
        </w:r>
      </w:del>
      <w:r w:rsidR="00493E93" w:rsidRPr="00DB708C">
        <w:t>, é possível mover clipes no tempo, ajustar quando começam e determinar como se combinam e interagem com outros clipes na sequência.</w:t>
      </w:r>
      <w:r w:rsidR="00EF2B52" w:rsidRPr="00DB708C">
        <w:t xml:space="preserve"> </w:t>
      </w:r>
      <w:r w:rsidR="008035D7" w:rsidRPr="00DB708C">
        <w:t>Conforme Unity Technologies (2020</w:t>
      </w:r>
      <w:r w:rsidR="00CB021C" w:rsidRPr="00DB708C">
        <w:t>b</w:t>
      </w:r>
      <w:r w:rsidR="008035D7" w:rsidRPr="00DB708C">
        <w:t xml:space="preserve">) </w:t>
      </w:r>
      <w:r w:rsidR="00F82343" w:rsidRPr="00DB708C">
        <w:t xml:space="preserve">a </w:t>
      </w:r>
      <w:proofErr w:type="spellStart"/>
      <w:r w:rsidR="002D2FA9" w:rsidRPr="00DB708C">
        <w:rPr>
          <w:rStyle w:val="TF-COURIER9"/>
        </w:rPr>
        <w:t>Cinemachine</w:t>
      </w:r>
      <w:proofErr w:type="spellEnd"/>
      <w:r w:rsidR="002D2FA9" w:rsidRPr="00DB708C">
        <w:t xml:space="preserve"> torna simples e eficiente configurar e animar câmeras</w:t>
      </w:r>
      <w:r w:rsidR="00F82343" w:rsidRPr="00DB708C">
        <w:t>, sem a necessidade de escrever código</w:t>
      </w:r>
      <w:r w:rsidR="002D2FA9" w:rsidRPr="00DB708C">
        <w:t xml:space="preserve">. Utilizando câmeras virtuais geridas pelo </w:t>
      </w:r>
      <w:proofErr w:type="spellStart"/>
      <w:r w:rsidR="002D2FA9" w:rsidRPr="00DB708C">
        <w:rPr>
          <w:rStyle w:val="TF-COURIER9"/>
        </w:rPr>
        <w:t>Cinemachine</w:t>
      </w:r>
      <w:proofErr w:type="spellEnd"/>
      <w:r w:rsidR="002D2FA9" w:rsidRPr="00DB708C">
        <w:rPr>
          <w:rStyle w:val="TF-COURIER9"/>
        </w:rPr>
        <w:t xml:space="preserve"> </w:t>
      </w:r>
      <w:proofErr w:type="spellStart"/>
      <w:r w:rsidR="002D2FA9" w:rsidRPr="00DB708C">
        <w:rPr>
          <w:rStyle w:val="TF-COURIER9"/>
        </w:rPr>
        <w:t>Brain</w:t>
      </w:r>
      <w:proofErr w:type="spellEnd"/>
      <w:r w:rsidR="002D2FA9" w:rsidRPr="00DB708C">
        <w:t xml:space="preserve">, que se integra à câmera principal no Unity, os usuários podem animar e mesclar estas câmeras virtuais de diversas formas. </w:t>
      </w:r>
      <w:r w:rsidR="003A6FE2" w:rsidRPr="00DB708C">
        <w:t xml:space="preserve">Quando usados em conjunto, o </w:t>
      </w:r>
      <w:proofErr w:type="spellStart"/>
      <w:r w:rsidR="003A6FE2" w:rsidRPr="00DB708C">
        <w:rPr>
          <w:rStyle w:val="TF-COURIER9"/>
        </w:rPr>
        <w:t>Timeline</w:t>
      </w:r>
      <w:proofErr w:type="spellEnd"/>
      <w:r w:rsidR="003A6FE2" w:rsidRPr="00DB708C">
        <w:t xml:space="preserve"> e a </w:t>
      </w:r>
      <w:proofErr w:type="spellStart"/>
      <w:r w:rsidR="003A6FE2" w:rsidRPr="00DB708C">
        <w:rPr>
          <w:rStyle w:val="TF-COURIER9"/>
        </w:rPr>
        <w:t>Cinemachine</w:t>
      </w:r>
      <w:proofErr w:type="spellEnd"/>
      <w:r w:rsidR="003A6FE2" w:rsidRPr="00DB708C">
        <w:t xml:space="preserve"> permitem a sincronização de animações de câmera com outros elementos da cena, como animações de personagens e efeitos sonoros e visuais</w:t>
      </w:r>
      <w:r w:rsidR="009F1B5D" w:rsidRPr="00DB708C">
        <w:t>.</w:t>
      </w:r>
      <w:r w:rsidR="00953037" w:rsidRPr="00DB708C">
        <w:t xml:space="preserve"> </w:t>
      </w:r>
      <w:r w:rsidR="00C75A2A" w:rsidRPr="00DB708C">
        <w:t>Como exemplificado na</w:t>
      </w:r>
      <w:r w:rsidR="008F4108" w:rsidRPr="00DB708C">
        <w:t xml:space="preserve"> </w:t>
      </w:r>
      <w:proofErr w:type="spellStart"/>
      <w:r w:rsidR="008F4108" w:rsidRPr="00DB708C">
        <w:rPr>
          <w:rStyle w:val="TF-COURIER9"/>
        </w:rPr>
        <w:t>Timeline</w:t>
      </w:r>
      <w:proofErr w:type="spellEnd"/>
      <w:r w:rsidR="008F4108" w:rsidRPr="00DB708C">
        <w:t xml:space="preserve"> da</w:t>
      </w:r>
      <w:r w:rsidR="00C75A2A" w:rsidRPr="00DB708C">
        <w:t xml:space="preserve"> </w:t>
      </w:r>
      <w:r w:rsidR="00934593" w:rsidRPr="00DB708C">
        <w:t>Fi</w:t>
      </w:r>
      <w:r w:rsidR="00C75A2A" w:rsidRPr="00DB708C">
        <w:t xml:space="preserve">gura </w:t>
      </w:r>
      <w:r w:rsidR="00EA5D8F" w:rsidRPr="00DB708C">
        <w:t>8</w:t>
      </w:r>
      <w:r w:rsidR="00C75A2A" w:rsidRPr="00DB708C">
        <w:t xml:space="preserve">, é possível observar que </w:t>
      </w:r>
      <w:r w:rsidR="0052538C" w:rsidRPr="00DB708C">
        <w:t xml:space="preserve">o estado de dois </w:t>
      </w:r>
      <w:proofErr w:type="spellStart"/>
      <w:r w:rsidR="0052538C" w:rsidRPr="00DB708C">
        <w:rPr>
          <w:rStyle w:val="TF-COURIER9"/>
        </w:rPr>
        <w:t>GameObjects</w:t>
      </w:r>
      <w:proofErr w:type="spellEnd"/>
      <w:r w:rsidR="004A6CA3" w:rsidRPr="00DB708C">
        <w:t xml:space="preserve"> com o nome </w:t>
      </w:r>
      <w:proofErr w:type="spellStart"/>
      <w:r w:rsidR="004A6CA3" w:rsidRPr="00DB708C">
        <w:rPr>
          <w:rStyle w:val="TF-COURIER9"/>
        </w:rPr>
        <w:t>FurbotPersonagemImg</w:t>
      </w:r>
      <w:proofErr w:type="spellEnd"/>
      <w:r w:rsidR="004A6CA3" w:rsidRPr="00DB708C">
        <w:t xml:space="preserve"> e </w:t>
      </w:r>
      <w:r w:rsidR="004A6CA3" w:rsidRPr="00DB708C">
        <w:rPr>
          <w:rStyle w:val="TF-COURIER9"/>
        </w:rPr>
        <w:t>Picape</w:t>
      </w:r>
      <w:r w:rsidR="0052538C" w:rsidRPr="00DB708C">
        <w:t xml:space="preserve"> foram</w:t>
      </w:r>
      <w:r w:rsidR="00C75A2A" w:rsidRPr="00DB708C">
        <w:t xml:space="preserve"> </w:t>
      </w:r>
      <w:r w:rsidR="004A6CA3" w:rsidRPr="00DB708C">
        <w:t>manipulados</w:t>
      </w:r>
      <w:r w:rsidR="00C75A2A" w:rsidRPr="00DB708C">
        <w:t xml:space="preserve">, </w:t>
      </w:r>
      <w:r w:rsidR="004A6CA3" w:rsidRPr="00DB708C">
        <w:t>ao mesmo tempo em que foi feito a animação d</w:t>
      </w:r>
      <w:r w:rsidR="00795FA7" w:rsidRPr="00DB708C">
        <w:t xml:space="preserve">a câmera através da </w:t>
      </w:r>
      <w:proofErr w:type="spellStart"/>
      <w:r w:rsidR="00795FA7" w:rsidRPr="00DB708C">
        <w:rPr>
          <w:rStyle w:val="TF-COURIER9"/>
        </w:rPr>
        <w:t>Cinemachine</w:t>
      </w:r>
      <w:proofErr w:type="spellEnd"/>
      <w:r w:rsidR="00051B22" w:rsidRPr="00DB708C">
        <w:t xml:space="preserve"> </w:t>
      </w:r>
      <w:r w:rsidR="00795FA7" w:rsidRPr="00DB708C">
        <w:rPr>
          <w:rStyle w:val="TF-COURIER9"/>
        </w:rPr>
        <w:t xml:space="preserve">CM </w:t>
      </w:r>
      <w:proofErr w:type="spellStart"/>
      <w:r w:rsidR="00795FA7" w:rsidRPr="00DB708C">
        <w:rPr>
          <w:rStyle w:val="TF-COURIER9"/>
        </w:rPr>
        <w:t>Intro</w:t>
      </w:r>
      <w:proofErr w:type="spellEnd"/>
      <w:r w:rsidR="00795FA7" w:rsidRPr="00DB708C">
        <w:rPr>
          <w:rStyle w:val="TF-COURIER9"/>
        </w:rPr>
        <w:t xml:space="preserve"> Shot</w:t>
      </w:r>
      <w:r w:rsidR="00795FA7" w:rsidRPr="00DB708C">
        <w:t xml:space="preserve">. </w:t>
      </w:r>
    </w:p>
    <w:p w14:paraId="37AB58C4" w14:textId="4277F22A" w:rsidR="008F4108" w:rsidRPr="00DB708C" w:rsidRDefault="008F4108" w:rsidP="008F4108">
      <w:pPr>
        <w:pStyle w:val="TF-LEGENDA"/>
      </w:pPr>
      <w:commentRangeStart w:id="188"/>
      <w:r w:rsidRPr="00DB708C">
        <w:t xml:space="preserve">Figura </w:t>
      </w:r>
      <w:r w:rsidR="00EA5D8F" w:rsidRPr="00DB708C">
        <w:t>8</w:t>
      </w:r>
      <w:commentRangeEnd w:id="188"/>
      <w:r w:rsidR="009C6F52">
        <w:rPr>
          <w:rStyle w:val="Refdecomentrio"/>
        </w:rPr>
        <w:commentReference w:id="188"/>
      </w:r>
      <w:r w:rsidRPr="00DB708C">
        <w:t xml:space="preserve"> – </w:t>
      </w:r>
      <w:proofErr w:type="spellStart"/>
      <w:r w:rsidRPr="00DB708C">
        <w:rPr>
          <w:i/>
          <w:iCs/>
        </w:rPr>
        <w:t>Cutscene</w:t>
      </w:r>
      <w:proofErr w:type="spellEnd"/>
      <w:r w:rsidRPr="00DB708C">
        <w:t xml:space="preserve"> utilizando </w:t>
      </w:r>
      <w:proofErr w:type="spellStart"/>
      <w:r w:rsidRPr="00DB708C">
        <w:rPr>
          <w:rStyle w:val="TF-COURIER9"/>
        </w:rPr>
        <w:t>Timeline</w:t>
      </w:r>
      <w:proofErr w:type="spellEnd"/>
      <w:r w:rsidRPr="00DB708C">
        <w:t xml:space="preserve"> e </w:t>
      </w:r>
      <w:proofErr w:type="spellStart"/>
      <w:r w:rsidRPr="00DB708C">
        <w:rPr>
          <w:rStyle w:val="TF-COURIER9"/>
        </w:rPr>
        <w:t>Cinemachine</w:t>
      </w:r>
      <w:proofErr w:type="spellEnd"/>
    </w:p>
    <w:p w14:paraId="7A3976D2" w14:textId="097B670F" w:rsidR="00FB19E4" w:rsidRPr="00DB708C" w:rsidRDefault="000B5BA4" w:rsidP="00820E12">
      <w:pPr>
        <w:pStyle w:val="TF-FIGURA"/>
      </w:pPr>
      <w:r w:rsidRPr="00DB708C">
        <w:rPr>
          <w:noProof/>
        </w:rPr>
        <w:drawing>
          <wp:inline distT="0" distB="0" distL="0" distR="0" wp14:anchorId="5E2D5C20" wp14:editId="490711A7">
            <wp:extent cx="5898393" cy="1844702"/>
            <wp:effectExtent l="0" t="0" r="7620" b="3175"/>
            <wp:docPr id="1344475318" name="Imagem 13444753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7531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3360" cy="18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A82F" w14:textId="6B718F2C" w:rsidR="008F4108" w:rsidRPr="00DB708C" w:rsidRDefault="008F4108" w:rsidP="008F4108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7A53D4F2" w14:textId="2C53D28D" w:rsidR="00E616FE" w:rsidRPr="00DB708C" w:rsidRDefault="00C00832" w:rsidP="00E616FE">
      <w:pPr>
        <w:pStyle w:val="TF-TEXTO"/>
      </w:pPr>
      <w:r w:rsidRPr="00DB708C">
        <w:lastRenderedPageBreak/>
        <w:t xml:space="preserve">Para a movimentação do personagem, foi </w:t>
      </w:r>
      <w:r w:rsidR="00D808F1" w:rsidRPr="00DB708C">
        <w:t xml:space="preserve">utilizado o novo sistema de entradas da Unity, disponível a partir da instalação de um pacote </w:t>
      </w:r>
      <w:r w:rsidR="000224B7" w:rsidRPr="00DB708C">
        <w:t>disponibilizado de maneira gratuita pela própria Unity</w:t>
      </w:r>
      <w:r w:rsidR="00C215B5" w:rsidRPr="00DB708C">
        <w:t xml:space="preserve">, chamado de </w:t>
      </w:r>
      <w:r w:rsidR="00C215B5" w:rsidRPr="00DB708C">
        <w:rPr>
          <w:rStyle w:val="TF-COURIER9"/>
        </w:rPr>
        <w:t>Input System</w:t>
      </w:r>
      <w:r w:rsidR="000224B7" w:rsidRPr="00DB708C">
        <w:t xml:space="preserve">. </w:t>
      </w:r>
      <w:r w:rsidR="00B60993" w:rsidRPr="00DB708C">
        <w:t xml:space="preserve">Inicialmente, deve ser adicionado o </w:t>
      </w:r>
      <w:r w:rsidR="00BC2D89" w:rsidRPr="00DB708C">
        <w:t>componente</w:t>
      </w:r>
      <w:r w:rsidR="00B60993" w:rsidRPr="00DB708C">
        <w:t xml:space="preserve"> </w:t>
      </w:r>
      <w:proofErr w:type="spellStart"/>
      <w:r w:rsidR="00B60993" w:rsidRPr="00DB708C">
        <w:rPr>
          <w:rStyle w:val="TF-COURIER9"/>
        </w:rPr>
        <w:t>PlayerInput</w:t>
      </w:r>
      <w:proofErr w:type="spellEnd"/>
      <w:r w:rsidR="00B60993" w:rsidRPr="00DB708C">
        <w:t xml:space="preserve"> a um </w:t>
      </w:r>
      <w:proofErr w:type="spellStart"/>
      <w:r w:rsidR="00B60993" w:rsidRPr="00DB708C">
        <w:rPr>
          <w:rStyle w:val="TF-COURIER9"/>
        </w:rPr>
        <w:t>GameObject</w:t>
      </w:r>
      <w:proofErr w:type="spellEnd"/>
      <w:r w:rsidR="00B60993" w:rsidRPr="00DB708C">
        <w:t xml:space="preserve"> desejado.</w:t>
      </w:r>
      <w:r w:rsidR="00EE1FE2" w:rsidRPr="00DB708C">
        <w:t xml:space="preserve"> Para que o componente possa processar entradas (como comandos de teclado, mouse ou </w:t>
      </w:r>
      <w:proofErr w:type="spellStart"/>
      <w:r w:rsidR="00EE1FE2" w:rsidRPr="00DB708C">
        <w:rPr>
          <w:i/>
          <w:iCs/>
        </w:rPr>
        <w:t>gamepad</w:t>
      </w:r>
      <w:proofErr w:type="spellEnd"/>
      <w:r w:rsidR="00EE1FE2" w:rsidRPr="00DB708C">
        <w:t xml:space="preserve">), ele precisa estar vinculado a um conjunto de </w:t>
      </w:r>
      <w:r w:rsidR="007B11DF" w:rsidRPr="00DB708C">
        <w:rPr>
          <w:rStyle w:val="TF-COURIER9"/>
        </w:rPr>
        <w:t xml:space="preserve">Input </w:t>
      </w:r>
      <w:proofErr w:type="spellStart"/>
      <w:r w:rsidR="007B11DF" w:rsidRPr="00DB708C">
        <w:rPr>
          <w:rStyle w:val="TF-COURIER9"/>
        </w:rPr>
        <w:t>Actions</w:t>
      </w:r>
      <w:proofErr w:type="spellEnd"/>
      <w:r w:rsidR="00EE1FE2" w:rsidRPr="00DB708C">
        <w:t xml:space="preserve">. </w:t>
      </w:r>
      <w:r w:rsidR="00EB4599" w:rsidRPr="00DB708C">
        <w:t xml:space="preserve">A partir do </w:t>
      </w:r>
      <w:proofErr w:type="spellStart"/>
      <w:r w:rsidR="00EB4599" w:rsidRPr="00DB708C">
        <w:rPr>
          <w:rStyle w:val="TF-COURIER9"/>
        </w:rPr>
        <w:t>PlayerInput</w:t>
      </w:r>
      <w:proofErr w:type="spellEnd"/>
      <w:r w:rsidR="00EB4599" w:rsidRPr="00DB708C">
        <w:rPr>
          <w:rStyle w:val="TF-COURIER9"/>
        </w:rPr>
        <w:t xml:space="preserve"> </w:t>
      </w:r>
      <w:r w:rsidR="00EB4599" w:rsidRPr="00DB708C">
        <w:t xml:space="preserve">é possível </w:t>
      </w:r>
      <w:r w:rsidR="007B11DF" w:rsidRPr="00DB708C">
        <w:t xml:space="preserve">criar este </w:t>
      </w:r>
      <w:proofErr w:type="spellStart"/>
      <w:r w:rsidR="00A55F77" w:rsidRPr="00DB708C">
        <w:rPr>
          <w:rStyle w:val="TF-COURIER9"/>
        </w:rPr>
        <w:t>Asset</w:t>
      </w:r>
      <w:proofErr w:type="spellEnd"/>
      <w:r w:rsidR="00A55F77" w:rsidRPr="00DB708C">
        <w:t xml:space="preserve"> </w:t>
      </w:r>
      <w:r w:rsidR="007B11DF" w:rsidRPr="00DB708C">
        <w:t xml:space="preserve">com um conjunto </w:t>
      </w:r>
      <w:proofErr w:type="spellStart"/>
      <w:r w:rsidR="00A55F77" w:rsidRPr="00DB708C">
        <w:t>pré</w:t>
      </w:r>
      <w:proofErr w:type="spellEnd"/>
      <w:r w:rsidR="00A55F77" w:rsidRPr="00DB708C">
        <w:t>-preenchido</w:t>
      </w:r>
      <w:r w:rsidR="007B11DF" w:rsidRPr="00DB708C">
        <w:t xml:space="preserve"> com ações padrão</w:t>
      </w:r>
      <w:r w:rsidR="00A55F77" w:rsidRPr="00DB708C">
        <w:t>.</w:t>
      </w:r>
      <w:r w:rsidR="00EB4599" w:rsidRPr="00DB708C">
        <w:t xml:space="preserve"> </w:t>
      </w:r>
      <w:r w:rsidR="001B5DD3" w:rsidRPr="00DB708C">
        <w:t>A partir dele é possível definir</w:t>
      </w:r>
      <w:r w:rsidR="00EE1FE2" w:rsidRPr="00DB708C">
        <w:t xml:space="preserve"> como as entradas dos dispositivos são interpretadas e </w:t>
      </w:r>
      <w:r w:rsidR="00756BAF" w:rsidRPr="00DB708C">
        <w:t>transformadas</w:t>
      </w:r>
      <w:r w:rsidR="00EE1FE2" w:rsidRPr="00DB708C">
        <w:t xml:space="preserve"> em ações dentro do jogo.</w:t>
      </w:r>
      <w:r w:rsidR="00C215B5" w:rsidRPr="00DB708C">
        <w:t xml:space="preserve"> </w:t>
      </w:r>
      <w:r w:rsidR="0099741C" w:rsidRPr="00DB708C">
        <w:t xml:space="preserve">Com isso, é </w:t>
      </w:r>
      <w:r w:rsidR="00BC2D89" w:rsidRPr="00DB708C">
        <w:t>foi possível</w:t>
      </w:r>
      <w:r w:rsidR="0099741C" w:rsidRPr="00DB708C">
        <w:t xml:space="preserve"> editar todos os métodos de entrada e botões necessários para o jogo, </w:t>
      </w:r>
      <w:r w:rsidR="00662D9E" w:rsidRPr="00DB708C">
        <w:t xml:space="preserve">como visto na Figura </w:t>
      </w:r>
      <w:r w:rsidR="00EA5D8F" w:rsidRPr="00DB708C">
        <w:t>9</w:t>
      </w:r>
      <w:r w:rsidR="00662D9E" w:rsidRPr="00DB708C">
        <w:t xml:space="preserve">, onde </w:t>
      </w:r>
      <w:r w:rsidR="00756BAF" w:rsidRPr="00DB708C">
        <w:t>é possível visualizar as ações para a movimentação e interações do patinete.</w:t>
      </w:r>
    </w:p>
    <w:p w14:paraId="4C78728B" w14:textId="43C8E023" w:rsidR="00E616FE" w:rsidRPr="00DB708C" w:rsidRDefault="00E616FE" w:rsidP="00E616FE">
      <w:pPr>
        <w:pStyle w:val="TF-LEGENDA"/>
      </w:pPr>
      <w:commentRangeStart w:id="189"/>
      <w:r w:rsidRPr="00DB708C">
        <w:t xml:space="preserve">Figura </w:t>
      </w:r>
      <w:r w:rsidR="00EA5D8F" w:rsidRPr="00DB708C">
        <w:t>9</w:t>
      </w:r>
      <w:commentRangeEnd w:id="189"/>
      <w:r w:rsidR="009C6F52">
        <w:rPr>
          <w:rStyle w:val="Refdecomentrio"/>
        </w:rPr>
        <w:commentReference w:id="189"/>
      </w:r>
      <w:r w:rsidRPr="00DB708C">
        <w:t xml:space="preserve"> – Definição das entradas necessárias no componente </w:t>
      </w:r>
      <w:r w:rsidRPr="00DB708C">
        <w:rPr>
          <w:rStyle w:val="TF-COURIER9"/>
        </w:rPr>
        <w:t xml:space="preserve">Input </w:t>
      </w:r>
      <w:proofErr w:type="spellStart"/>
      <w:r w:rsidRPr="00DB708C">
        <w:rPr>
          <w:rStyle w:val="TF-COURIER9"/>
        </w:rPr>
        <w:t>Actions</w:t>
      </w:r>
      <w:proofErr w:type="spellEnd"/>
    </w:p>
    <w:p w14:paraId="7C50F520" w14:textId="470ADF30" w:rsidR="00E616FE" w:rsidRPr="00DB708C" w:rsidRDefault="00A62D7A" w:rsidP="00E616FE">
      <w:pPr>
        <w:pStyle w:val="TF-FIGURA"/>
      </w:pPr>
      <w:r w:rsidRPr="00DB708C">
        <w:rPr>
          <w:noProof/>
        </w:rPr>
        <w:drawing>
          <wp:inline distT="0" distB="0" distL="0" distR="0" wp14:anchorId="447B3334" wp14:editId="1495820F">
            <wp:extent cx="6305025" cy="1752600"/>
            <wp:effectExtent l="0" t="0" r="0" b="0"/>
            <wp:docPr id="1850543103" name="Imagem 185054310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3103" name="Imagem 1" descr="Tela de computador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7218" cy="18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50A" w14:textId="397F303A" w:rsidR="00C204A9" w:rsidRPr="00DB708C" w:rsidRDefault="00E616FE" w:rsidP="003A6FE2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491CB68A" w14:textId="7AB695E6" w:rsidR="00E71EE1" w:rsidRPr="00DB708C" w:rsidRDefault="00C204A9" w:rsidP="009D7F13">
      <w:pPr>
        <w:pStyle w:val="TF-TEXTO"/>
      </w:pPr>
      <w:r w:rsidRPr="00DB708C">
        <w:t xml:space="preserve">Uma vez que o componente tenha suas ações definidas, é necessário configurar uma resposta para cada ação. O </w:t>
      </w:r>
      <w:proofErr w:type="spellStart"/>
      <w:r w:rsidRPr="00DB708C">
        <w:rPr>
          <w:rStyle w:val="TF-COURIER9"/>
        </w:rPr>
        <w:t>PlayerInput</w:t>
      </w:r>
      <w:proofErr w:type="spellEnd"/>
      <w:r w:rsidRPr="00DB708C">
        <w:t xml:space="preserve"> permite estabelecer respostas de diversas maneiras, utilizando a propriedade </w:t>
      </w:r>
      <w:proofErr w:type="spellStart"/>
      <w:r w:rsidRPr="00DB708C">
        <w:rPr>
          <w:rStyle w:val="TF-COURIER9"/>
        </w:rPr>
        <w:t>Behaviour</w:t>
      </w:r>
      <w:proofErr w:type="spellEnd"/>
      <w:r w:rsidRPr="00DB708C">
        <w:t xml:space="preserve"> na janela do </w:t>
      </w:r>
      <w:r w:rsidRPr="00DB708C">
        <w:rPr>
          <w:rStyle w:val="TF-COURIER9"/>
        </w:rPr>
        <w:t>Inspector</w:t>
      </w:r>
      <w:r w:rsidRPr="00DB708C">
        <w:t>.</w:t>
      </w:r>
      <w:r w:rsidR="007A39D8" w:rsidRPr="00DB708C">
        <w:t xml:space="preserve"> </w:t>
      </w:r>
      <w:r w:rsidR="00F02769" w:rsidRPr="00DB708C">
        <w:t xml:space="preserve">Conforme </w:t>
      </w:r>
      <w:r w:rsidR="008E31B8" w:rsidRPr="00DB708C">
        <w:t xml:space="preserve">representado na </w:t>
      </w:r>
      <w:r w:rsidR="00EA5D8F" w:rsidRPr="00DB708C">
        <w:t>F</w:t>
      </w:r>
      <w:r w:rsidR="008E31B8" w:rsidRPr="00DB708C">
        <w:t>igura 1</w:t>
      </w:r>
      <w:r w:rsidR="00EA5D8F" w:rsidRPr="00DB708C">
        <w:t>0</w:t>
      </w:r>
      <w:r w:rsidR="008E31B8" w:rsidRPr="00DB708C">
        <w:t xml:space="preserve">, </w:t>
      </w:r>
      <w:r w:rsidR="007A39D8" w:rsidRPr="00DB708C">
        <w:t>a opção</w:t>
      </w:r>
      <w:r w:rsidR="008E31B8" w:rsidRPr="00DB708C">
        <w:t xml:space="preserve"> utilizada foi a </w:t>
      </w:r>
      <w:proofErr w:type="spellStart"/>
      <w:r w:rsidR="007A39D8" w:rsidRPr="00DB708C">
        <w:rPr>
          <w:rStyle w:val="TF-COURIER9"/>
        </w:rPr>
        <w:t>Invoke</w:t>
      </w:r>
      <w:proofErr w:type="spellEnd"/>
      <w:r w:rsidR="007A39D8" w:rsidRPr="00DB708C">
        <w:rPr>
          <w:rStyle w:val="TF-COURIER9"/>
        </w:rPr>
        <w:t xml:space="preserve"> Unity </w:t>
      </w:r>
      <w:proofErr w:type="spellStart"/>
      <w:r w:rsidR="007A39D8" w:rsidRPr="00DB708C">
        <w:rPr>
          <w:rStyle w:val="TF-COURIER9"/>
        </w:rPr>
        <w:t>Events</w:t>
      </w:r>
      <w:proofErr w:type="spellEnd"/>
      <w:r w:rsidR="007A39D8" w:rsidRPr="00DB708C">
        <w:t xml:space="preserve">, </w:t>
      </w:r>
      <w:r w:rsidR="00BD7074" w:rsidRPr="00DB708C">
        <w:t xml:space="preserve">que, para cada ação ligada ao componente, faz com que o Unity exiba um evento correspondente. Essa funcionalidade permite a associação direta de um método específico a cada um desses eventos. </w:t>
      </w:r>
      <w:r w:rsidR="009D7F13" w:rsidRPr="00DB708C">
        <w:t xml:space="preserve">Cada método aceita um argumento do tipo </w:t>
      </w:r>
      <w:proofErr w:type="spellStart"/>
      <w:r w:rsidR="009D7F13" w:rsidRPr="00DB708C">
        <w:rPr>
          <w:rStyle w:val="TF-COURIER9"/>
        </w:rPr>
        <w:t>InputAction.CallbackContext</w:t>
      </w:r>
      <w:proofErr w:type="spellEnd"/>
      <w:r w:rsidR="009D7F13" w:rsidRPr="00DB708C">
        <w:t>, que permite acessar o controle responsável por iniciar a ação e o valor associado a essa ação.</w:t>
      </w:r>
      <w:r w:rsidR="00815E60" w:rsidRPr="00DB708C">
        <w:t xml:space="preserve"> </w:t>
      </w:r>
    </w:p>
    <w:p w14:paraId="6B25CA91" w14:textId="4644EA6F" w:rsidR="007152F7" w:rsidRPr="00DB708C" w:rsidRDefault="007152F7" w:rsidP="007152F7">
      <w:pPr>
        <w:pStyle w:val="TF-LEGENDA"/>
      </w:pPr>
      <w:commentRangeStart w:id="190"/>
      <w:commentRangeStart w:id="191"/>
      <w:r w:rsidRPr="00DB708C">
        <w:t xml:space="preserve">Figura </w:t>
      </w:r>
      <w:r w:rsidR="00EA5D8F" w:rsidRPr="00DB708C">
        <w:t>10</w:t>
      </w:r>
      <w:r w:rsidRPr="00DB708C">
        <w:t xml:space="preserve"> </w:t>
      </w:r>
      <w:commentRangeEnd w:id="190"/>
      <w:r w:rsidR="009C6F52">
        <w:rPr>
          <w:rStyle w:val="Refdecomentrio"/>
        </w:rPr>
        <w:commentReference w:id="190"/>
      </w:r>
      <w:commentRangeEnd w:id="191"/>
      <w:r w:rsidR="009C6F52">
        <w:rPr>
          <w:rStyle w:val="Refdecomentrio"/>
        </w:rPr>
        <w:commentReference w:id="191"/>
      </w:r>
      <w:r w:rsidRPr="00DB708C">
        <w:t>– Componente Player Input</w:t>
      </w:r>
    </w:p>
    <w:p w14:paraId="2B3B6AB6" w14:textId="37804C71" w:rsidR="00DE20A1" w:rsidRPr="00DB708C" w:rsidRDefault="00DE20A1" w:rsidP="007152F7">
      <w:pPr>
        <w:pStyle w:val="TF-FIGURA"/>
      </w:pPr>
      <w:r w:rsidRPr="00DB708C">
        <w:rPr>
          <w:noProof/>
        </w:rPr>
        <w:drawing>
          <wp:inline distT="0" distB="0" distL="0" distR="0" wp14:anchorId="50016DCE" wp14:editId="7F3DC6ED">
            <wp:extent cx="2984739" cy="3803723"/>
            <wp:effectExtent l="0" t="0" r="0" b="0"/>
            <wp:docPr id="28260470" name="Imagem 2826047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470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4935" cy="38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57B3" w14:textId="7C6D351C" w:rsidR="007152F7" w:rsidRPr="00DB708C" w:rsidRDefault="007152F7" w:rsidP="007152F7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3269D313" w14:textId="7DBFA553" w:rsidR="00CF44C8" w:rsidRPr="00DB708C" w:rsidRDefault="004618CF" w:rsidP="000A110A">
      <w:pPr>
        <w:pStyle w:val="TF-TEXTO"/>
      </w:pPr>
      <w:r w:rsidRPr="00DB708C">
        <w:lastRenderedPageBreak/>
        <w:t xml:space="preserve">Cada ação pode passar por várias fases distintas em resposta a uma entrada, incluindo </w:t>
      </w:r>
      <w:proofErr w:type="spellStart"/>
      <w:r w:rsidRPr="00DB708C">
        <w:rPr>
          <w:rStyle w:val="TF-COURIER9"/>
        </w:rPr>
        <w:t>started</w:t>
      </w:r>
      <w:proofErr w:type="spellEnd"/>
      <w:r w:rsidRPr="00DB708C">
        <w:t xml:space="preserve">, </w:t>
      </w:r>
      <w:proofErr w:type="spellStart"/>
      <w:r w:rsidRPr="00DB708C">
        <w:rPr>
          <w:rStyle w:val="TF-COURIER9"/>
        </w:rPr>
        <w:t>performed</w:t>
      </w:r>
      <w:proofErr w:type="spellEnd"/>
      <w:r w:rsidRPr="00DB708C">
        <w:t xml:space="preserve"> e </w:t>
      </w:r>
      <w:proofErr w:type="spellStart"/>
      <w:r w:rsidRPr="00DB708C">
        <w:rPr>
          <w:rStyle w:val="TF-COURIER9"/>
        </w:rPr>
        <w:t>canceled</w:t>
      </w:r>
      <w:proofErr w:type="spellEnd"/>
      <w:r w:rsidRPr="00DB708C">
        <w:t xml:space="preserve">. No </w:t>
      </w:r>
      <w:r w:rsidR="009E2096" w:rsidRPr="00DB708C">
        <w:t>Q</w:t>
      </w:r>
      <w:r w:rsidRPr="00DB708C">
        <w:t xml:space="preserve">uadro </w:t>
      </w:r>
      <w:r w:rsidR="009E2096" w:rsidRPr="00DB708C">
        <w:t>6</w:t>
      </w:r>
      <w:r w:rsidRPr="00DB708C">
        <w:t xml:space="preserve">, observa-se o método de movimentação do personagem no </w:t>
      </w:r>
      <w:r w:rsidRPr="00DB708C">
        <w:rPr>
          <w:i/>
          <w:iCs/>
        </w:rPr>
        <w:t>script</w:t>
      </w:r>
      <w:r w:rsidRPr="00DB708C">
        <w:t xml:space="preserve"> personagem, chamado de </w:t>
      </w:r>
      <w:proofErr w:type="spellStart"/>
      <w:r w:rsidRPr="00DB708C">
        <w:rPr>
          <w:rStyle w:val="TF-COURIER9"/>
        </w:rPr>
        <w:t>SetMovimento</w:t>
      </w:r>
      <w:proofErr w:type="spellEnd"/>
      <w:r w:rsidRPr="00DB708C">
        <w:t xml:space="preserve">, que emprega as condições </w:t>
      </w:r>
      <w:proofErr w:type="spellStart"/>
      <w:r w:rsidRPr="00DB708C">
        <w:rPr>
          <w:rStyle w:val="TF-COURIER9"/>
        </w:rPr>
        <w:t>started</w:t>
      </w:r>
      <w:proofErr w:type="spellEnd"/>
      <w:r w:rsidRPr="00DB708C">
        <w:t xml:space="preserve"> e </w:t>
      </w:r>
      <w:proofErr w:type="spellStart"/>
      <w:r w:rsidRPr="00DB708C">
        <w:rPr>
          <w:rStyle w:val="TF-COURIER9"/>
        </w:rPr>
        <w:t>canceled</w:t>
      </w:r>
      <w:proofErr w:type="spellEnd"/>
      <w:r w:rsidRPr="00DB708C">
        <w:t xml:space="preserve">. </w:t>
      </w:r>
      <w:proofErr w:type="spellStart"/>
      <w:r w:rsidRPr="00DB708C">
        <w:rPr>
          <w:rStyle w:val="TF-COURIER9"/>
        </w:rPr>
        <w:t>Started</w:t>
      </w:r>
      <w:proofErr w:type="spellEnd"/>
      <w:r w:rsidRPr="00DB708C">
        <w:t xml:space="preserve"> indica que uma interação com a ação foi iniciada, como, o botão de movimentação sendo pressionado, enquanto </w:t>
      </w:r>
      <w:proofErr w:type="spellStart"/>
      <w:r w:rsidRPr="00DB708C">
        <w:rPr>
          <w:rStyle w:val="TF-COURIER9"/>
        </w:rPr>
        <w:t>canceled</w:t>
      </w:r>
      <w:proofErr w:type="spellEnd"/>
      <w:r w:rsidRPr="00DB708C">
        <w:t xml:space="preserve"> sinaliza que a interação foi encerrada, ou seja, o usuário soltou o botão.</w:t>
      </w:r>
    </w:p>
    <w:tbl>
      <w:tblPr>
        <w:tblStyle w:val="Tabelacomgrade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77B07" w:rsidRPr="00DB708C" w14:paraId="6B780CFD" w14:textId="77777777" w:rsidTr="00B77B07">
        <w:trPr>
          <w:trHeight w:val="3676"/>
        </w:trPr>
        <w:tc>
          <w:tcPr>
            <w:tcW w:w="9779" w:type="dxa"/>
          </w:tcPr>
          <w:p w14:paraId="6DAB2D85" w14:textId="77777777" w:rsidR="00B77B07" w:rsidRPr="00A04D3D" w:rsidRDefault="00B77B07" w:rsidP="00B77B07">
            <w:pPr>
              <w:pStyle w:val="TF-CDIGO-FONTE"/>
              <w:rPr>
                <w:rPrChange w:id="192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193" w:author="Dalton Solano dos Reis" w:date="2023-12-05T10:33:00Z">
                  <w:rPr>
                    <w:lang w:val="pt-BR"/>
                  </w:rPr>
                </w:rPrChange>
              </w:rPr>
              <w:t xml:space="preserve">public void </w:t>
            </w:r>
            <w:proofErr w:type="spellStart"/>
            <w:proofErr w:type="gramStart"/>
            <w:r w:rsidRPr="00A04D3D">
              <w:rPr>
                <w:rPrChange w:id="194" w:author="Dalton Solano dos Reis" w:date="2023-12-05T10:33:00Z">
                  <w:rPr>
                    <w:lang w:val="pt-BR"/>
                  </w:rPr>
                </w:rPrChange>
              </w:rPr>
              <w:t>SetMovimento</w:t>
            </w:r>
            <w:proofErr w:type="spellEnd"/>
            <w:r w:rsidRPr="00A04D3D">
              <w:rPr>
                <w:rPrChange w:id="195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spellStart"/>
            <w:proofErr w:type="gramEnd"/>
            <w:r w:rsidRPr="00A04D3D">
              <w:rPr>
                <w:rPrChange w:id="196" w:author="Dalton Solano dos Reis" w:date="2023-12-05T10:33:00Z">
                  <w:rPr>
                    <w:lang w:val="pt-BR"/>
                  </w:rPr>
                </w:rPrChange>
              </w:rPr>
              <w:t>InputAction.CallbackContext</w:t>
            </w:r>
            <w:proofErr w:type="spellEnd"/>
            <w:r w:rsidRPr="00A04D3D">
              <w:rPr>
                <w:rPrChange w:id="197" w:author="Dalton Solano dos Reis" w:date="2023-12-05T10:33:00Z">
                  <w:rPr>
                    <w:lang w:val="pt-BR"/>
                  </w:rPr>
                </w:rPrChange>
              </w:rPr>
              <w:t xml:space="preserve"> value)</w:t>
            </w:r>
          </w:p>
          <w:p w14:paraId="5AFE30BD" w14:textId="77777777" w:rsidR="00B77B07" w:rsidRPr="00A04D3D" w:rsidRDefault="00B77B07" w:rsidP="00B77B07">
            <w:pPr>
              <w:pStyle w:val="TF-CDIGO-FONTE"/>
              <w:rPr>
                <w:rPrChange w:id="198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199" w:author="Dalton Solano dos Reis" w:date="2023-12-05T10:33:00Z">
                  <w:rPr>
                    <w:lang w:val="pt-BR"/>
                  </w:rPr>
                </w:rPrChange>
              </w:rPr>
              <w:t xml:space="preserve">    {</w:t>
            </w:r>
          </w:p>
          <w:p w14:paraId="64A0B260" w14:textId="77777777" w:rsidR="00B77B07" w:rsidRPr="00A04D3D" w:rsidRDefault="00B77B07" w:rsidP="00B77B07">
            <w:pPr>
              <w:pStyle w:val="TF-CDIGO-FONTE"/>
              <w:rPr>
                <w:rPrChange w:id="200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01" w:author="Dalton Solano dos Reis" w:date="2023-12-05T10:33:00Z">
                  <w:rPr>
                    <w:lang w:val="pt-BR"/>
                  </w:rPr>
                </w:rPrChange>
              </w:rPr>
              <w:t xml:space="preserve">        if </w:t>
            </w:r>
            <w:proofErr w:type="gramStart"/>
            <w:r w:rsidRPr="00A04D3D">
              <w:rPr>
                <w:rPrChange w:id="202" w:author="Dalton Solano dos Reis" w:date="2023-12-05T10:33:00Z">
                  <w:rPr>
                    <w:lang w:val="pt-BR"/>
                  </w:rPr>
                </w:rPrChange>
              </w:rPr>
              <w:t>(!</w:t>
            </w:r>
            <w:proofErr w:type="spellStart"/>
            <w:r w:rsidRPr="00A04D3D">
              <w:rPr>
                <w:rPrChange w:id="203" w:author="Dalton Solano dos Reis" w:date="2023-12-05T10:33:00Z">
                  <w:rPr>
                    <w:lang w:val="pt-BR"/>
                  </w:rPr>
                </w:rPrChange>
              </w:rPr>
              <w:t>podeMover</w:t>
            </w:r>
            <w:proofErr w:type="spellEnd"/>
            <w:proofErr w:type="gramEnd"/>
            <w:r w:rsidRPr="00A04D3D">
              <w:rPr>
                <w:rPrChange w:id="204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03E8066A" w14:textId="77777777" w:rsidR="00B77B07" w:rsidRPr="00A04D3D" w:rsidRDefault="00B77B07" w:rsidP="00B77B07">
            <w:pPr>
              <w:pStyle w:val="TF-CDIGO-FONTE"/>
              <w:rPr>
                <w:rPrChange w:id="205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06" w:author="Dalton Solano dos Reis" w:date="2023-12-05T10:33:00Z">
                  <w:rPr>
                    <w:lang w:val="pt-BR"/>
                  </w:rPr>
                </w:rPrChange>
              </w:rPr>
              <w:t xml:space="preserve">        {</w:t>
            </w:r>
          </w:p>
          <w:p w14:paraId="774AB572" w14:textId="77777777" w:rsidR="00B77B07" w:rsidRPr="00A04D3D" w:rsidRDefault="00B77B07" w:rsidP="00B77B07">
            <w:pPr>
              <w:pStyle w:val="TF-CDIGO-FONTE"/>
              <w:rPr>
                <w:rPrChange w:id="207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08" w:author="Dalton Solano dos Reis" w:date="2023-12-05T10:33:00Z">
                  <w:rPr>
                    <w:lang w:val="pt-BR"/>
                  </w:rPr>
                </w:rPrChange>
              </w:rPr>
              <w:t xml:space="preserve">            </w:t>
            </w:r>
            <w:proofErr w:type="gramStart"/>
            <w:r w:rsidRPr="00A04D3D">
              <w:rPr>
                <w:rPrChange w:id="209" w:author="Dalton Solano dos Reis" w:date="2023-12-05T10:33:00Z">
                  <w:rPr>
                    <w:lang w:val="pt-BR"/>
                  </w:rPr>
                </w:rPrChange>
              </w:rPr>
              <w:t>return;</w:t>
            </w:r>
            <w:proofErr w:type="gramEnd"/>
          </w:p>
          <w:p w14:paraId="081FC550" w14:textId="77777777" w:rsidR="00B77B07" w:rsidRPr="00A04D3D" w:rsidRDefault="00B77B07" w:rsidP="00B77B07">
            <w:pPr>
              <w:pStyle w:val="TF-CDIGO-FONTE"/>
              <w:rPr>
                <w:rPrChange w:id="210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11" w:author="Dalton Solano dos Reis" w:date="2023-12-05T10:33:00Z">
                  <w:rPr>
                    <w:lang w:val="pt-BR"/>
                  </w:rPr>
                </w:rPrChange>
              </w:rPr>
              <w:t xml:space="preserve">        }</w:t>
            </w:r>
          </w:p>
          <w:p w14:paraId="45E13AF2" w14:textId="77777777" w:rsidR="00B77B07" w:rsidRPr="00A04D3D" w:rsidRDefault="00B77B07" w:rsidP="00B77B07">
            <w:pPr>
              <w:pStyle w:val="TF-CDIGO-FONTE"/>
              <w:rPr>
                <w:rPrChange w:id="212" w:author="Dalton Solano dos Reis" w:date="2023-12-05T10:33:00Z">
                  <w:rPr>
                    <w:lang w:val="pt-BR"/>
                  </w:rPr>
                </w:rPrChange>
              </w:rPr>
            </w:pPr>
          </w:p>
          <w:p w14:paraId="6C9F282F" w14:textId="77777777" w:rsidR="00B77B07" w:rsidRPr="00A04D3D" w:rsidRDefault="00B77B07" w:rsidP="00B77B07">
            <w:pPr>
              <w:pStyle w:val="TF-CDIGO-FONTE"/>
              <w:rPr>
                <w:rPrChange w:id="213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14" w:author="Dalton Solano dos Reis" w:date="2023-12-05T10:33:00Z">
                  <w:rPr>
                    <w:lang w:val="pt-BR"/>
                  </w:rPr>
                </w:rPrChange>
              </w:rPr>
              <w:t xml:space="preserve">        if (</w:t>
            </w:r>
            <w:proofErr w:type="spellStart"/>
            <w:proofErr w:type="gramStart"/>
            <w:r w:rsidRPr="00A04D3D">
              <w:rPr>
                <w:rPrChange w:id="215" w:author="Dalton Solano dos Reis" w:date="2023-12-05T10:33:00Z">
                  <w:rPr>
                    <w:lang w:val="pt-BR"/>
                  </w:rPr>
                </w:rPrChange>
              </w:rPr>
              <w:t>value.started</w:t>
            </w:r>
            <w:proofErr w:type="spellEnd"/>
            <w:proofErr w:type="gramEnd"/>
            <w:r w:rsidRPr="00A04D3D">
              <w:rPr>
                <w:rPrChange w:id="216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30D57DD9" w14:textId="77777777" w:rsidR="00B77B07" w:rsidRPr="00A04D3D" w:rsidRDefault="00B77B07" w:rsidP="00B77B07">
            <w:pPr>
              <w:pStyle w:val="TF-CDIGO-FONTE"/>
              <w:rPr>
                <w:rPrChange w:id="217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18" w:author="Dalton Solano dos Reis" w:date="2023-12-05T10:33:00Z">
                  <w:rPr>
                    <w:lang w:val="pt-BR"/>
                  </w:rPr>
                </w:rPrChange>
              </w:rPr>
              <w:t xml:space="preserve">        {</w:t>
            </w:r>
          </w:p>
          <w:p w14:paraId="0949C188" w14:textId="77777777" w:rsidR="00B77B07" w:rsidRPr="00A04D3D" w:rsidRDefault="00B77B07" w:rsidP="00B77B07">
            <w:pPr>
              <w:pStyle w:val="TF-CDIGO-FONTE"/>
              <w:rPr>
                <w:rPrChange w:id="219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20" w:author="Dalton Solano dos Reis" w:date="2023-12-05T10:33:00Z">
                  <w:rPr>
                    <w:lang w:val="pt-BR"/>
                  </w:rPr>
                </w:rPrChange>
              </w:rPr>
              <w:t xml:space="preserve">            </w:t>
            </w:r>
            <w:proofErr w:type="spellStart"/>
            <w:r w:rsidRPr="00A04D3D">
              <w:rPr>
                <w:rPrChange w:id="221" w:author="Dalton Solano dos Reis" w:date="2023-12-05T10:33:00Z">
                  <w:rPr>
                    <w:lang w:val="pt-BR"/>
                  </w:rPr>
                </w:rPrChange>
              </w:rPr>
              <w:t>movimentouPersonagem</w:t>
            </w:r>
            <w:proofErr w:type="spellEnd"/>
            <w:r w:rsidRPr="00A04D3D">
              <w:rPr>
                <w:rPrChange w:id="222" w:author="Dalton Solano dos Reis" w:date="2023-12-05T10:33:00Z">
                  <w:rPr>
                    <w:lang w:val="pt-BR"/>
                  </w:rPr>
                </w:rPrChange>
              </w:rPr>
              <w:t xml:space="preserve"> = </w:t>
            </w:r>
            <w:proofErr w:type="gramStart"/>
            <w:r w:rsidRPr="00A04D3D">
              <w:rPr>
                <w:rPrChange w:id="223" w:author="Dalton Solano dos Reis" w:date="2023-12-05T10:33:00Z">
                  <w:rPr>
                    <w:lang w:val="pt-BR"/>
                  </w:rPr>
                </w:rPrChange>
              </w:rPr>
              <w:t>true;</w:t>
            </w:r>
            <w:proofErr w:type="gramEnd"/>
          </w:p>
          <w:p w14:paraId="6D922DC2" w14:textId="77777777" w:rsidR="00B77B07" w:rsidRPr="00A04D3D" w:rsidRDefault="00B77B07" w:rsidP="00B77B07">
            <w:pPr>
              <w:pStyle w:val="TF-CDIGO-FONTE"/>
              <w:rPr>
                <w:rPrChange w:id="224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25" w:author="Dalton Solano dos Reis" w:date="2023-12-05T10:33:00Z">
                  <w:rPr>
                    <w:lang w:val="pt-BR"/>
                  </w:rPr>
                </w:rPrChange>
              </w:rPr>
              <w:t xml:space="preserve">        }</w:t>
            </w:r>
          </w:p>
          <w:p w14:paraId="1BF263E4" w14:textId="77777777" w:rsidR="00B77B07" w:rsidRPr="00A04D3D" w:rsidRDefault="00B77B07" w:rsidP="00B77B07">
            <w:pPr>
              <w:pStyle w:val="TF-CDIGO-FONTE"/>
              <w:rPr>
                <w:rPrChange w:id="226" w:author="Dalton Solano dos Reis" w:date="2023-12-05T10:33:00Z">
                  <w:rPr>
                    <w:lang w:val="pt-BR"/>
                  </w:rPr>
                </w:rPrChange>
              </w:rPr>
            </w:pPr>
          </w:p>
          <w:p w14:paraId="3CEED168" w14:textId="77777777" w:rsidR="00B77B07" w:rsidRPr="00A04D3D" w:rsidRDefault="00B77B07" w:rsidP="00B77B07">
            <w:pPr>
              <w:pStyle w:val="TF-CDIGO-FONTE"/>
              <w:rPr>
                <w:rPrChange w:id="227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228" w:author="Dalton Solano dos Reis" w:date="2023-12-05T10:33:00Z">
                  <w:rPr>
                    <w:lang w:val="pt-BR"/>
                  </w:rPr>
                </w:rPrChange>
              </w:rPr>
              <w:t xml:space="preserve">        else if (</w:t>
            </w:r>
            <w:proofErr w:type="spellStart"/>
            <w:proofErr w:type="gramStart"/>
            <w:r w:rsidRPr="00A04D3D">
              <w:rPr>
                <w:rPrChange w:id="229" w:author="Dalton Solano dos Reis" w:date="2023-12-05T10:33:00Z">
                  <w:rPr>
                    <w:lang w:val="pt-BR"/>
                  </w:rPr>
                </w:rPrChange>
              </w:rPr>
              <w:t>value.canceled</w:t>
            </w:r>
            <w:proofErr w:type="spellEnd"/>
            <w:proofErr w:type="gramEnd"/>
            <w:r w:rsidRPr="00A04D3D">
              <w:rPr>
                <w:rPrChange w:id="230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30E469BC" w14:textId="77777777" w:rsidR="00B77B07" w:rsidRPr="00B47299" w:rsidRDefault="00B77B07" w:rsidP="00B77B07">
            <w:pPr>
              <w:pStyle w:val="TF-CDIGO-FONTE"/>
            </w:pPr>
            <w:r w:rsidRPr="00A04D3D">
              <w:rPr>
                <w:rPrChange w:id="231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r w:rsidRPr="00B47299">
              <w:t>{</w:t>
            </w:r>
          </w:p>
          <w:p w14:paraId="45B91ACD" w14:textId="77777777" w:rsidR="00B77B07" w:rsidRPr="00DB708C" w:rsidRDefault="00B77B07" w:rsidP="00B77B07">
            <w:pPr>
              <w:pStyle w:val="TF-CDIGO-FONTE"/>
              <w:rPr>
                <w:lang w:val="pt-BR"/>
                <w:rPrChange w:id="232" w:author="Dalton Solano dos Reis" w:date="2023-12-05T10:12:00Z">
                  <w:rPr/>
                </w:rPrChange>
              </w:rPr>
            </w:pPr>
            <w:r w:rsidRPr="00B47299">
              <w:t xml:space="preserve">            </w:t>
            </w:r>
            <w:proofErr w:type="spellStart"/>
            <w:r w:rsidRPr="00DB708C">
              <w:rPr>
                <w:lang w:val="pt-BR"/>
                <w:rPrChange w:id="233" w:author="Dalton Solano dos Reis" w:date="2023-12-05T10:12:00Z">
                  <w:rPr/>
                </w:rPrChange>
              </w:rPr>
              <w:t>movimentouPersonagem</w:t>
            </w:r>
            <w:proofErr w:type="spellEnd"/>
            <w:r w:rsidRPr="00DB708C">
              <w:rPr>
                <w:lang w:val="pt-BR"/>
                <w:rPrChange w:id="234" w:author="Dalton Solano dos Reis" w:date="2023-12-05T10:12:00Z">
                  <w:rPr/>
                </w:rPrChange>
              </w:rPr>
              <w:t xml:space="preserve"> = false;</w:t>
            </w:r>
          </w:p>
          <w:p w14:paraId="69460B94" w14:textId="77777777" w:rsidR="00B77B07" w:rsidRPr="00DB708C" w:rsidRDefault="00B77B07" w:rsidP="00B77B07">
            <w:pPr>
              <w:pStyle w:val="TF-CDIGO-FONTE"/>
              <w:rPr>
                <w:lang w:val="pt-BR"/>
                <w:rPrChange w:id="235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36" w:author="Dalton Solano dos Reis" w:date="2023-12-05T10:12:00Z">
                  <w:rPr/>
                </w:rPrChange>
              </w:rPr>
              <w:t xml:space="preserve">        }</w:t>
            </w:r>
          </w:p>
          <w:p w14:paraId="3F371631" w14:textId="77777777" w:rsidR="00B77B07" w:rsidRPr="00DB708C" w:rsidRDefault="00B77B07" w:rsidP="00B77B07">
            <w:pPr>
              <w:pStyle w:val="TF-CDIGO-FONTE"/>
              <w:rPr>
                <w:lang w:val="pt-BR"/>
                <w:rPrChange w:id="237" w:author="Dalton Solano dos Reis" w:date="2023-12-05T10:12:00Z">
                  <w:rPr/>
                </w:rPrChange>
              </w:rPr>
            </w:pPr>
          </w:p>
          <w:p w14:paraId="25C434D5" w14:textId="2D6046B0" w:rsidR="00B77B07" w:rsidRPr="00DB708C" w:rsidRDefault="00B77B07" w:rsidP="00B77B07">
            <w:pPr>
              <w:pStyle w:val="TF-CDIGO-FONTE"/>
              <w:rPr>
                <w:lang w:val="pt-BR"/>
                <w:rPrChange w:id="238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39" w:author="Dalton Solano dos Reis" w:date="2023-12-05T10:12:00Z">
                  <w:rPr/>
                </w:rPrChange>
              </w:rPr>
              <w:t xml:space="preserve">        </w:t>
            </w:r>
            <w:proofErr w:type="spellStart"/>
            <w:r w:rsidRPr="00DB708C">
              <w:rPr>
                <w:lang w:val="pt-BR"/>
                <w:rPrChange w:id="240" w:author="Dalton Solano dos Reis" w:date="2023-12-05T10:12:00Z">
                  <w:rPr/>
                </w:rPrChange>
              </w:rPr>
              <w:t>movimentoControle</w:t>
            </w:r>
            <w:proofErr w:type="spellEnd"/>
            <w:r w:rsidRPr="00DB708C">
              <w:rPr>
                <w:lang w:val="pt-BR"/>
                <w:rPrChange w:id="241" w:author="Dalton Solano dos Reis" w:date="2023-12-05T10:12:00Z">
                  <w:rPr/>
                </w:rPrChange>
              </w:rPr>
              <w:t xml:space="preserve"> = </w:t>
            </w:r>
            <w:proofErr w:type="spellStart"/>
            <w:proofErr w:type="gramStart"/>
            <w:r w:rsidRPr="00DB708C">
              <w:rPr>
                <w:lang w:val="pt-BR"/>
                <w:rPrChange w:id="242" w:author="Dalton Solano dos Reis" w:date="2023-12-05T10:12:00Z">
                  <w:rPr/>
                </w:rPrChange>
              </w:rPr>
              <w:t>value.ReadValue</w:t>
            </w:r>
            <w:proofErr w:type="spellEnd"/>
            <w:proofErr w:type="gramEnd"/>
            <w:r w:rsidRPr="00DB708C">
              <w:rPr>
                <w:lang w:val="pt-BR"/>
                <w:rPrChange w:id="243" w:author="Dalton Solano dos Reis" w:date="2023-12-05T10:12:00Z">
                  <w:rPr/>
                </w:rPrChange>
              </w:rPr>
              <w:t>&lt;Vector2&gt;();</w:t>
            </w:r>
          </w:p>
          <w:p w14:paraId="732B9ECD" w14:textId="77777777" w:rsidR="00B77B07" w:rsidRPr="00DB708C" w:rsidRDefault="00B77B07" w:rsidP="00B77B07">
            <w:pPr>
              <w:pStyle w:val="TF-CDIGO-FONTE"/>
              <w:rPr>
                <w:lang w:val="pt-BR"/>
                <w:rPrChange w:id="244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45" w:author="Dalton Solano dos Reis" w:date="2023-12-05T10:12:00Z">
                  <w:rPr/>
                </w:rPrChange>
              </w:rPr>
              <w:t xml:space="preserve">    }</w:t>
            </w:r>
          </w:p>
        </w:tc>
      </w:tr>
    </w:tbl>
    <w:p w14:paraId="011402D2" w14:textId="54BC4FDF" w:rsidR="008B5025" w:rsidRPr="00DB708C" w:rsidRDefault="008B5025" w:rsidP="00B77B07">
      <w:pPr>
        <w:pStyle w:val="TF-LEGENDA"/>
      </w:pPr>
      <w:r w:rsidRPr="00DB708C">
        <w:t xml:space="preserve">Quadro </w:t>
      </w:r>
      <w:r w:rsidR="009E2096" w:rsidRPr="00DB708C">
        <w:t>6</w:t>
      </w:r>
      <w:r w:rsidRPr="00DB708C">
        <w:t xml:space="preserve"> –</w:t>
      </w:r>
      <w:r w:rsidR="00B77B07" w:rsidRPr="00DB708C">
        <w:t xml:space="preserve"> Método que recebe a entrada de movimentação do personagem</w:t>
      </w:r>
    </w:p>
    <w:p w14:paraId="616BE572" w14:textId="2E942FC0" w:rsidR="00B0607F" w:rsidRPr="00DB708C" w:rsidRDefault="00B0607F" w:rsidP="00B0607F">
      <w:pPr>
        <w:pStyle w:val="TF-FONTE"/>
      </w:pPr>
      <w:r w:rsidRPr="00DB708C">
        <w:t xml:space="preserve">Fonte: </w:t>
      </w:r>
      <w:r w:rsidR="00EB1708" w:rsidRPr="00DB708C">
        <w:t>e</w:t>
      </w:r>
      <w:r w:rsidRPr="00DB708C">
        <w:t>laborado pelo autor.</w:t>
      </w:r>
    </w:p>
    <w:p w14:paraId="5CCC85FD" w14:textId="77777777" w:rsidR="007A5B26" w:rsidRPr="00DB708C" w:rsidRDefault="00F74213" w:rsidP="00DF4A39">
      <w:pPr>
        <w:pStyle w:val="TF-TEXTO"/>
      </w:pPr>
      <w:r w:rsidRPr="00DB708C">
        <w:t xml:space="preserve">A movimentação do personagem é efetuada a partir do método </w:t>
      </w:r>
      <w:r w:rsidRPr="00DB708C">
        <w:rPr>
          <w:rStyle w:val="TF-COURIER9"/>
        </w:rPr>
        <w:t>Update</w:t>
      </w:r>
      <w:r w:rsidRPr="00DB708C">
        <w:t xml:space="preserve"> no </w:t>
      </w:r>
      <w:r w:rsidRPr="00DB708C">
        <w:rPr>
          <w:i/>
          <w:iCs/>
        </w:rPr>
        <w:t>script</w:t>
      </w:r>
      <w:r w:rsidRPr="00DB708C">
        <w:rPr>
          <w:rStyle w:val="TF-COURIER9"/>
        </w:rPr>
        <w:t xml:space="preserve"> Personagem</w:t>
      </w:r>
      <w:r w:rsidR="0064680E" w:rsidRPr="00DB708C">
        <w:t xml:space="preserve">. Ele começa lendo </w:t>
      </w:r>
      <w:r w:rsidR="00AB2A85" w:rsidRPr="00DB708C">
        <w:t xml:space="preserve">as entradas </w:t>
      </w:r>
      <w:r w:rsidR="0064680E" w:rsidRPr="00DB708C">
        <w:t>do usuário (movimento horizontal e vertical</w:t>
      </w:r>
      <w:r w:rsidR="00BC4FE6" w:rsidRPr="00DB708C">
        <w:t xml:space="preserve"> do controle</w:t>
      </w:r>
      <w:r w:rsidR="0064680E" w:rsidRPr="00DB708C">
        <w:t>)</w:t>
      </w:r>
      <w:r w:rsidR="00BC4FE6" w:rsidRPr="00DB708C">
        <w:t xml:space="preserve"> armazenando nas variáveis</w:t>
      </w:r>
      <w:r w:rsidR="00222DEE" w:rsidRPr="00DB708C">
        <w:t xml:space="preserve"> </w:t>
      </w:r>
      <w:proofErr w:type="spellStart"/>
      <w:r w:rsidR="00222DEE" w:rsidRPr="00DB708C">
        <w:rPr>
          <w:rStyle w:val="TF-COURIER9"/>
        </w:rPr>
        <w:t>horInput</w:t>
      </w:r>
      <w:proofErr w:type="spellEnd"/>
      <w:r w:rsidR="00222DEE" w:rsidRPr="00DB708C">
        <w:t xml:space="preserve"> e </w:t>
      </w:r>
      <w:proofErr w:type="spellStart"/>
      <w:r w:rsidR="00222DEE" w:rsidRPr="00DB708C">
        <w:rPr>
          <w:rStyle w:val="TF-COURIER9"/>
        </w:rPr>
        <w:t>verInput</w:t>
      </w:r>
      <w:proofErr w:type="spellEnd"/>
      <w:r w:rsidR="0064680E" w:rsidRPr="00DB708C">
        <w:t xml:space="preserve"> e utiliza a orientação da câmera principal para determinar as direções de movimento relativas. A rotação do personagem é ajustada para coincidir com a da câmera</w:t>
      </w:r>
      <w:r w:rsidR="00500ADF" w:rsidRPr="00DB708C">
        <w:t xml:space="preserve">, sendo bloqueada no eixo X, </w:t>
      </w:r>
      <w:r w:rsidR="007D4C7F" w:rsidRPr="00DB708C">
        <w:t>já que o personagem não deve rotacionar no eixo vertical</w:t>
      </w:r>
      <w:r w:rsidR="0064680E" w:rsidRPr="00DB708C">
        <w:t>. O movimento é calculado combinando as direções para frente e lateral, com um ajuste na velocidade lateral</w:t>
      </w:r>
      <w:r w:rsidR="004274C6" w:rsidRPr="00DB708C">
        <w:t xml:space="preserve">. </w:t>
      </w:r>
      <w:r w:rsidR="00014841" w:rsidRPr="00DB708C">
        <w:t xml:space="preserve">A direção de movimento de um personagem é calculada combinando dois vetores: </w:t>
      </w:r>
      <w:proofErr w:type="spellStart"/>
      <w:r w:rsidR="00014841" w:rsidRPr="00DB708C">
        <w:rPr>
          <w:rStyle w:val="TF-COURIER9"/>
        </w:rPr>
        <w:t>camFrenteRelativa</w:t>
      </w:r>
      <w:proofErr w:type="spellEnd"/>
      <w:r w:rsidR="00014841" w:rsidRPr="00DB708C">
        <w:t xml:space="preserve"> e </w:t>
      </w:r>
      <w:proofErr w:type="spellStart"/>
      <w:r w:rsidR="00014841" w:rsidRPr="00DB708C">
        <w:rPr>
          <w:rStyle w:val="TF-COURIER9"/>
        </w:rPr>
        <w:t>camDireitaRelativa</w:t>
      </w:r>
      <w:proofErr w:type="spellEnd"/>
      <w:r w:rsidR="00014841" w:rsidRPr="00DB708C">
        <w:t>. Estes vetores representam, respectivamente, as direções para frente e para a direita com base na orientação atual da câmera, e são ponderados pel</w:t>
      </w:r>
      <w:r w:rsidR="007A5B26" w:rsidRPr="00DB708C">
        <w:t xml:space="preserve">as entradas </w:t>
      </w:r>
      <w:r w:rsidR="00014841" w:rsidRPr="00DB708C">
        <w:t xml:space="preserve">do usuário. Ao somá-los, o vetor resultante, </w:t>
      </w:r>
      <w:proofErr w:type="spellStart"/>
      <w:r w:rsidR="00014841" w:rsidRPr="00DB708C">
        <w:rPr>
          <w:rStyle w:val="TF-COURIER9"/>
        </w:rPr>
        <w:t>moveDir</w:t>
      </w:r>
      <w:proofErr w:type="spellEnd"/>
      <w:r w:rsidR="00014841" w:rsidRPr="00DB708C">
        <w:t>, indica a direção diagonal em que o personagem deve se mover</w:t>
      </w:r>
      <w:r w:rsidR="00BC6C33" w:rsidRPr="00DB708C">
        <w:t xml:space="preserve">, </w:t>
      </w:r>
      <w:r w:rsidR="006A5A79" w:rsidRPr="00DB708C">
        <w:t>efetuando o movimento</w:t>
      </w:r>
      <w:r w:rsidR="00783BBA" w:rsidRPr="00DB708C">
        <w:t xml:space="preserve"> em relação à orientação da câmera, e não apenas em relação ao mundo do jogo.</w:t>
      </w:r>
      <w:r w:rsidR="004C64B2" w:rsidRPr="00DB708C">
        <w:t xml:space="preserve"> </w:t>
      </w:r>
    </w:p>
    <w:p w14:paraId="79C6AD58" w14:textId="68E453D1" w:rsidR="00FD4A9B" w:rsidRPr="00DB708C" w:rsidRDefault="004C64B2" w:rsidP="00DF4A39">
      <w:pPr>
        <w:pStyle w:val="TF-TEXTO"/>
      </w:pPr>
      <w:r w:rsidRPr="00DB708C">
        <w:t>Isso significa que, independentemente de para onde o personagem está virado inicialmente, ao mover-se para frente, ele se deslocará na direção para onde a câmera está apontando</w:t>
      </w:r>
      <w:r w:rsidR="00DF4A39" w:rsidRPr="00DB708C">
        <w:t xml:space="preserve">. Por fim, o vetor de movimento é aplicado ao personagem usando o método </w:t>
      </w:r>
      <w:r w:rsidR="00DF4A39" w:rsidRPr="00DB708C">
        <w:rPr>
          <w:rStyle w:val="TF-COURIER9"/>
        </w:rPr>
        <w:t>Move</w:t>
      </w:r>
      <w:r w:rsidR="00DF4A39" w:rsidRPr="00DB708C">
        <w:t xml:space="preserve"> do </w:t>
      </w:r>
      <w:proofErr w:type="spellStart"/>
      <w:r w:rsidR="00DF4A39" w:rsidRPr="00DB708C">
        <w:rPr>
          <w:rStyle w:val="TF-COURIER9"/>
        </w:rPr>
        <w:t>NavMeshAgent</w:t>
      </w:r>
      <w:proofErr w:type="spellEnd"/>
      <w:r w:rsidR="007A5B26" w:rsidRPr="00DB708C">
        <w:t xml:space="preserve">, </w:t>
      </w:r>
      <w:r w:rsidR="00F20506" w:rsidRPr="00DB708C">
        <w:t>m</w:t>
      </w:r>
      <w:r w:rsidR="00DF4A39" w:rsidRPr="00DB708C">
        <w:t xml:space="preserve">ultiplicado por </w:t>
      </w:r>
      <w:proofErr w:type="spellStart"/>
      <w:r w:rsidR="00DF4A39" w:rsidRPr="00DB708C">
        <w:rPr>
          <w:rStyle w:val="TF-COURIER9"/>
        </w:rPr>
        <w:t>Time.deltaTime</w:t>
      </w:r>
      <w:proofErr w:type="spellEnd"/>
      <w:r w:rsidR="00DF4A39" w:rsidRPr="00DB708C">
        <w:t>, garantindo fluidez independente da taxa de quadros</w:t>
      </w:r>
      <w:r w:rsidR="00F20506" w:rsidRPr="00DB708C">
        <w:t xml:space="preserve"> e pela v</w:t>
      </w:r>
      <w:r w:rsidR="00DF4A39" w:rsidRPr="00DB708C">
        <w:t>ariável velocidade</w:t>
      </w:r>
      <w:r w:rsidR="00F20506" w:rsidRPr="00DB708C">
        <w:t xml:space="preserve">, que </w:t>
      </w:r>
      <w:r w:rsidR="00DF4A39" w:rsidRPr="00DB708C">
        <w:t>define a velocidade do personagem</w:t>
      </w:r>
      <w:r w:rsidR="00F20506" w:rsidRPr="00DB708C">
        <w:t xml:space="preserve">. Permitindo assim </w:t>
      </w:r>
      <w:r w:rsidR="00DF4A39" w:rsidRPr="00DB708C">
        <w:t>um deslocamento responsivo</w:t>
      </w:r>
      <w:r w:rsidR="00F20506" w:rsidRPr="00DB708C">
        <w:t xml:space="preserve"> do personagem</w:t>
      </w:r>
      <w:r w:rsidR="00DF4A39" w:rsidRPr="00DB708C">
        <w:t xml:space="preserve"> </w:t>
      </w:r>
      <w:r w:rsidR="003C1EF0" w:rsidRPr="00DB708C">
        <w:t>no ambiente de jogo baseado nos</w:t>
      </w:r>
      <w:r w:rsidR="00DF4A39" w:rsidRPr="00DB708C">
        <w:t xml:space="preserve"> comandos do usuário.</w:t>
      </w:r>
      <w:r w:rsidR="007E7E7E" w:rsidRPr="00DB708C">
        <w:t xml:space="preserve"> O </w:t>
      </w:r>
      <w:r w:rsidR="009E2096" w:rsidRPr="00DB708C">
        <w:t>Q</w:t>
      </w:r>
      <w:r w:rsidR="007E7E7E" w:rsidRPr="00DB708C">
        <w:t xml:space="preserve">uadro </w:t>
      </w:r>
      <w:r w:rsidR="009E2096" w:rsidRPr="00DB708C">
        <w:t xml:space="preserve">7 </w:t>
      </w:r>
      <w:r w:rsidR="007E7E7E" w:rsidRPr="00DB708C">
        <w:t>demonstra o trecho de código responsável pela movimentação do personagem.</w:t>
      </w:r>
    </w:p>
    <w:p w14:paraId="3D38D3E3" w14:textId="0D69F000" w:rsidR="008E3FAE" w:rsidRPr="00DB708C" w:rsidRDefault="008E3FAE" w:rsidP="008E3FAE">
      <w:pPr>
        <w:pStyle w:val="TF-LEGENDA"/>
      </w:pPr>
      <w:r w:rsidRPr="00DB708C">
        <w:lastRenderedPageBreak/>
        <w:t xml:space="preserve">Quadro </w:t>
      </w:r>
      <w:r w:rsidR="009E2096" w:rsidRPr="00DB708C">
        <w:t>7</w:t>
      </w:r>
      <w:r w:rsidRPr="00DB708C">
        <w:t xml:space="preserve"> –Trecho de código responsável movimentação do personagem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E7E7E" w:rsidRPr="00DB708C" w14:paraId="0E844CC5" w14:textId="77777777" w:rsidTr="005456FE">
        <w:trPr>
          <w:trHeight w:val="5130"/>
        </w:trPr>
        <w:tc>
          <w:tcPr>
            <w:tcW w:w="9779" w:type="dxa"/>
          </w:tcPr>
          <w:p w14:paraId="32058A8A" w14:textId="77777777" w:rsidR="00774BE6" w:rsidRPr="00DB708C" w:rsidRDefault="00774BE6" w:rsidP="00774BE6">
            <w:pPr>
              <w:pStyle w:val="TF-CDIGO-FONTE"/>
              <w:rPr>
                <w:lang w:val="pt-BR"/>
                <w:rPrChange w:id="246" w:author="Dalton Solano dos Reis" w:date="2023-12-05T10:12:00Z">
                  <w:rPr/>
                </w:rPrChange>
              </w:rPr>
            </w:pPr>
          </w:p>
          <w:p w14:paraId="19A0A03C" w14:textId="77777777" w:rsidR="00774BE6" w:rsidRPr="00DB708C" w:rsidRDefault="00774BE6" w:rsidP="00774BE6">
            <w:pPr>
              <w:pStyle w:val="TF-CDIGO-FONTE"/>
              <w:rPr>
                <w:lang w:val="pt-BR"/>
                <w:rPrChange w:id="247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48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249" w:author="Dalton Solano dos Reis" w:date="2023-12-05T10:12:00Z">
                  <w:rPr/>
                </w:rPrChange>
              </w:rPr>
              <w:t>horInput</w:t>
            </w:r>
            <w:proofErr w:type="spellEnd"/>
            <w:r w:rsidRPr="00DB708C">
              <w:rPr>
                <w:lang w:val="pt-BR"/>
                <w:rPrChange w:id="250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51" w:author="Dalton Solano dos Reis" w:date="2023-12-05T10:12:00Z">
                  <w:rPr/>
                </w:rPrChange>
              </w:rPr>
              <w:t>movimentoControle.x</w:t>
            </w:r>
            <w:proofErr w:type="spellEnd"/>
            <w:r w:rsidRPr="00DB708C">
              <w:rPr>
                <w:lang w:val="pt-BR"/>
                <w:rPrChange w:id="252" w:author="Dalton Solano dos Reis" w:date="2023-12-05T10:12:00Z">
                  <w:rPr/>
                </w:rPrChange>
              </w:rPr>
              <w:t>;</w:t>
            </w:r>
          </w:p>
          <w:p w14:paraId="422FD7F1" w14:textId="77777777" w:rsidR="00774BE6" w:rsidRPr="00DB708C" w:rsidRDefault="00774BE6" w:rsidP="00774BE6">
            <w:pPr>
              <w:pStyle w:val="TF-CDIGO-FONTE"/>
              <w:rPr>
                <w:lang w:val="pt-BR"/>
                <w:rPrChange w:id="253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54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255" w:author="Dalton Solano dos Reis" w:date="2023-12-05T10:12:00Z">
                  <w:rPr/>
                </w:rPrChange>
              </w:rPr>
              <w:t>verInput</w:t>
            </w:r>
            <w:proofErr w:type="spellEnd"/>
            <w:r w:rsidRPr="00DB708C">
              <w:rPr>
                <w:lang w:val="pt-BR"/>
                <w:rPrChange w:id="256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57" w:author="Dalton Solano dos Reis" w:date="2023-12-05T10:12:00Z">
                  <w:rPr/>
                </w:rPrChange>
              </w:rPr>
              <w:t>movimentoControle.y</w:t>
            </w:r>
            <w:proofErr w:type="spellEnd"/>
            <w:r w:rsidRPr="00DB708C">
              <w:rPr>
                <w:lang w:val="pt-BR"/>
                <w:rPrChange w:id="258" w:author="Dalton Solano dos Reis" w:date="2023-12-05T10:12:00Z">
                  <w:rPr/>
                </w:rPrChange>
              </w:rPr>
              <w:t>;</w:t>
            </w:r>
          </w:p>
          <w:p w14:paraId="407C1098" w14:textId="77777777" w:rsidR="00774BE6" w:rsidRPr="00DB708C" w:rsidRDefault="00774BE6" w:rsidP="00774BE6">
            <w:pPr>
              <w:pStyle w:val="TF-CDIGO-FONTE"/>
              <w:rPr>
                <w:lang w:val="pt-BR"/>
                <w:rPrChange w:id="259" w:author="Dalton Solano dos Reis" w:date="2023-12-05T10:12:00Z">
                  <w:rPr/>
                </w:rPrChange>
              </w:rPr>
            </w:pPr>
          </w:p>
          <w:p w14:paraId="72955B1A" w14:textId="77777777" w:rsidR="00774BE6" w:rsidRPr="00DB708C" w:rsidRDefault="00774BE6" w:rsidP="00774BE6">
            <w:pPr>
              <w:pStyle w:val="TF-CDIGO-FONTE"/>
              <w:rPr>
                <w:lang w:val="pt-BR"/>
                <w:rPrChange w:id="260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61" w:author="Dalton Solano dos Reis" w:date="2023-12-05T10:12:00Z">
                  <w:rPr/>
                </w:rPrChange>
              </w:rPr>
              <w:t xml:space="preserve">            Vector3 </w:t>
            </w:r>
            <w:proofErr w:type="spellStart"/>
            <w:r w:rsidRPr="00DB708C">
              <w:rPr>
                <w:lang w:val="pt-BR"/>
                <w:rPrChange w:id="262" w:author="Dalton Solano dos Reis" w:date="2023-12-05T10:12:00Z">
                  <w:rPr/>
                </w:rPrChange>
              </w:rPr>
              <w:t>camFrente</w:t>
            </w:r>
            <w:proofErr w:type="spellEnd"/>
            <w:r w:rsidRPr="00DB708C">
              <w:rPr>
                <w:lang w:val="pt-BR"/>
                <w:rPrChange w:id="263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64" w:author="Dalton Solano dos Reis" w:date="2023-12-05T10:12:00Z">
                  <w:rPr/>
                </w:rPrChange>
              </w:rPr>
              <w:t>cameraPrincipal.forward</w:t>
            </w:r>
            <w:proofErr w:type="spellEnd"/>
            <w:r w:rsidRPr="00DB708C">
              <w:rPr>
                <w:lang w:val="pt-BR"/>
                <w:rPrChange w:id="265" w:author="Dalton Solano dos Reis" w:date="2023-12-05T10:12:00Z">
                  <w:rPr/>
                </w:rPrChange>
              </w:rPr>
              <w:t>;</w:t>
            </w:r>
          </w:p>
          <w:p w14:paraId="66D4E403" w14:textId="77777777" w:rsidR="00774BE6" w:rsidRPr="00DB708C" w:rsidRDefault="00774BE6" w:rsidP="00774BE6">
            <w:pPr>
              <w:pStyle w:val="TF-CDIGO-FONTE"/>
              <w:rPr>
                <w:lang w:val="pt-BR"/>
                <w:rPrChange w:id="266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67" w:author="Dalton Solano dos Reis" w:date="2023-12-05T10:12:00Z">
                  <w:rPr/>
                </w:rPrChange>
              </w:rPr>
              <w:t xml:space="preserve">            Vector3 </w:t>
            </w:r>
            <w:proofErr w:type="spellStart"/>
            <w:r w:rsidRPr="00DB708C">
              <w:rPr>
                <w:lang w:val="pt-BR"/>
                <w:rPrChange w:id="268" w:author="Dalton Solano dos Reis" w:date="2023-12-05T10:12:00Z">
                  <w:rPr/>
                </w:rPrChange>
              </w:rPr>
              <w:t>camDireita</w:t>
            </w:r>
            <w:proofErr w:type="spellEnd"/>
            <w:r w:rsidRPr="00DB708C">
              <w:rPr>
                <w:lang w:val="pt-BR"/>
                <w:rPrChange w:id="269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70" w:author="Dalton Solano dos Reis" w:date="2023-12-05T10:12:00Z">
                  <w:rPr/>
                </w:rPrChange>
              </w:rPr>
              <w:t>cameraPrincipal.right</w:t>
            </w:r>
            <w:proofErr w:type="spellEnd"/>
            <w:r w:rsidRPr="00DB708C">
              <w:rPr>
                <w:lang w:val="pt-BR"/>
                <w:rPrChange w:id="271" w:author="Dalton Solano dos Reis" w:date="2023-12-05T10:12:00Z">
                  <w:rPr/>
                </w:rPrChange>
              </w:rPr>
              <w:t>;</w:t>
            </w:r>
          </w:p>
          <w:p w14:paraId="103C32C4" w14:textId="77777777" w:rsidR="00774BE6" w:rsidRPr="00DB708C" w:rsidRDefault="00774BE6" w:rsidP="00774BE6">
            <w:pPr>
              <w:pStyle w:val="TF-CDIGO-FONTE"/>
              <w:rPr>
                <w:lang w:val="pt-BR"/>
                <w:rPrChange w:id="272" w:author="Dalton Solano dos Reis" w:date="2023-12-05T10:12:00Z">
                  <w:rPr/>
                </w:rPrChange>
              </w:rPr>
            </w:pPr>
          </w:p>
          <w:p w14:paraId="70743D5A" w14:textId="77777777" w:rsidR="00774BE6" w:rsidRPr="00DB708C" w:rsidRDefault="00774BE6" w:rsidP="00774BE6">
            <w:pPr>
              <w:pStyle w:val="TF-CDIGO-FONTE"/>
              <w:rPr>
                <w:lang w:val="pt-BR"/>
                <w:rPrChange w:id="273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74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275" w:author="Dalton Solano dos Reis" w:date="2023-12-05T10:12:00Z">
                  <w:rPr/>
                </w:rPrChange>
              </w:rPr>
              <w:t>Quaternion</w:t>
            </w:r>
            <w:proofErr w:type="spellEnd"/>
            <w:r w:rsidRPr="00DB708C">
              <w:rPr>
                <w:lang w:val="pt-BR"/>
                <w:rPrChange w:id="276" w:author="Dalton Solano dos Reis" w:date="2023-12-05T10:12:00Z">
                  <w:rPr/>
                </w:rPrChange>
              </w:rPr>
              <w:t xml:space="preserve"> </w:t>
            </w:r>
            <w:proofErr w:type="spellStart"/>
            <w:r w:rsidRPr="00DB708C">
              <w:rPr>
                <w:lang w:val="pt-BR"/>
                <w:rPrChange w:id="277" w:author="Dalton Solano dos Reis" w:date="2023-12-05T10:12:00Z">
                  <w:rPr/>
                </w:rPrChange>
              </w:rPr>
              <w:t>cameraRotacao</w:t>
            </w:r>
            <w:proofErr w:type="spellEnd"/>
            <w:r w:rsidRPr="00DB708C">
              <w:rPr>
                <w:lang w:val="pt-BR"/>
                <w:rPrChange w:id="278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79" w:author="Dalton Solano dos Reis" w:date="2023-12-05T10:12:00Z">
                  <w:rPr/>
                </w:rPrChange>
              </w:rPr>
              <w:t>cameraPrincipal.rotation</w:t>
            </w:r>
            <w:proofErr w:type="spellEnd"/>
            <w:r w:rsidRPr="00DB708C">
              <w:rPr>
                <w:lang w:val="pt-BR"/>
                <w:rPrChange w:id="280" w:author="Dalton Solano dos Reis" w:date="2023-12-05T10:12:00Z">
                  <w:rPr/>
                </w:rPrChange>
              </w:rPr>
              <w:t>;</w:t>
            </w:r>
          </w:p>
          <w:p w14:paraId="36628FB8" w14:textId="77777777" w:rsidR="00774BE6" w:rsidRPr="00DB708C" w:rsidRDefault="00774BE6" w:rsidP="00774BE6">
            <w:pPr>
              <w:pStyle w:val="TF-CDIGO-FONTE"/>
              <w:rPr>
                <w:lang w:val="pt-BR"/>
                <w:rPrChange w:id="281" w:author="Dalton Solano dos Reis" w:date="2023-12-05T10:12:00Z">
                  <w:rPr/>
                </w:rPrChange>
              </w:rPr>
            </w:pPr>
          </w:p>
          <w:p w14:paraId="7E306094" w14:textId="77777777" w:rsidR="00774BE6" w:rsidRPr="00DB708C" w:rsidRDefault="00774BE6" w:rsidP="00774BE6">
            <w:pPr>
              <w:pStyle w:val="TF-CDIGO-FONTE"/>
              <w:rPr>
                <w:lang w:val="pt-BR"/>
                <w:rPrChange w:id="282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83" w:author="Dalton Solano dos Reis" w:date="2023-12-05T10:12:00Z">
                  <w:rPr/>
                </w:rPrChange>
              </w:rPr>
              <w:t xml:space="preserve">            // bloqueia </w:t>
            </w:r>
            <w:proofErr w:type="spellStart"/>
            <w:r w:rsidRPr="00DB708C">
              <w:rPr>
                <w:lang w:val="pt-BR"/>
                <w:rPrChange w:id="284" w:author="Dalton Solano dos Reis" w:date="2023-12-05T10:12:00Z">
                  <w:rPr/>
                </w:rPrChange>
              </w:rPr>
              <w:t>rotacao</w:t>
            </w:r>
            <w:proofErr w:type="spellEnd"/>
            <w:r w:rsidRPr="00DB708C">
              <w:rPr>
                <w:lang w:val="pt-BR"/>
                <w:rPrChange w:id="285" w:author="Dalton Solano dos Reis" w:date="2023-12-05T10:12:00Z">
                  <w:rPr/>
                </w:rPrChange>
              </w:rPr>
              <w:t xml:space="preserve"> no eixo x</w:t>
            </w:r>
          </w:p>
          <w:p w14:paraId="20F60CB2" w14:textId="77777777" w:rsidR="00774BE6" w:rsidRPr="00DB708C" w:rsidRDefault="00774BE6" w:rsidP="00774BE6">
            <w:pPr>
              <w:pStyle w:val="TF-CDIGO-FONTE"/>
              <w:rPr>
                <w:lang w:val="pt-BR"/>
                <w:rPrChange w:id="286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287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288" w:author="Dalton Solano dos Reis" w:date="2023-12-05T10:12:00Z">
                  <w:rPr/>
                </w:rPrChange>
              </w:rPr>
              <w:t>Quaternion</w:t>
            </w:r>
            <w:proofErr w:type="spellEnd"/>
            <w:r w:rsidRPr="00DB708C">
              <w:rPr>
                <w:lang w:val="pt-BR"/>
                <w:rPrChange w:id="289" w:author="Dalton Solano dos Reis" w:date="2023-12-05T10:12:00Z">
                  <w:rPr/>
                </w:rPrChange>
              </w:rPr>
              <w:t xml:space="preserve"> </w:t>
            </w:r>
            <w:proofErr w:type="spellStart"/>
            <w:r w:rsidRPr="00DB708C">
              <w:rPr>
                <w:lang w:val="pt-BR"/>
                <w:rPrChange w:id="290" w:author="Dalton Solano dos Reis" w:date="2023-12-05T10:12:00Z">
                  <w:rPr/>
                </w:rPrChange>
              </w:rPr>
              <w:t>novaRotacao</w:t>
            </w:r>
            <w:proofErr w:type="spellEnd"/>
            <w:r w:rsidRPr="00DB708C">
              <w:rPr>
                <w:lang w:val="pt-BR"/>
                <w:rPrChange w:id="291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292" w:author="Dalton Solano dos Reis" w:date="2023-12-05T10:12:00Z">
                  <w:rPr/>
                </w:rPrChange>
              </w:rPr>
              <w:t>Quaternion.Euler</w:t>
            </w:r>
            <w:proofErr w:type="spellEnd"/>
            <w:r w:rsidRPr="00DB708C">
              <w:rPr>
                <w:lang w:val="pt-BR"/>
                <w:rPrChange w:id="293" w:author="Dalton Solano dos Reis" w:date="2023-12-05T10:12:00Z">
                  <w:rPr/>
                </w:rPrChange>
              </w:rPr>
              <w:t xml:space="preserve">(0f, </w:t>
            </w:r>
            <w:proofErr w:type="spellStart"/>
            <w:proofErr w:type="gramStart"/>
            <w:r w:rsidRPr="00DB708C">
              <w:rPr>
                <w:lang w:val="pt-BR"/>
                <w:rPrChange w:id="294" w:author="Dalton Solano dos Reis" w:date="2023-12-05T10:12:00Z">
                  <w:rPr/>
                </w:rPrChange>
              </w:rPr>
              <w:t>cameraRotacao.eulerAngles.y</w:t>
            </w:r>
            <w:proofErr w:type="spellEnd"/>
            <w:proofErr w:type="gramEnd"/>
            <w:r w:rsidRPr="00DB708C">
              <w:rPr>
                <w:lang w:val="pt-BR"/>
                <w:rPrChange w:id="295" w:author="Dalton Solano dos Reis" w:date="2023-12-05T10:12:00Z">
                  <w:rPr/>
                </w:rPrChange>
              </w:rPr>
              <w:t xml:space="preserve">, </w:t>
            </w:r>
            <w:proofErr w:type="spellStart"/>
            <w:r w:rsidRPr="00DB708C">
              <w:rPr>
                <w:lang w:val="pt-BR"/>
                <w:rPrChange w:id="296" w:author="Dalton Solano dos Reis" w:date="2023-12-05T10:12:00Z">
                  <w:rPr/>
                </w:rPrChange>
              </w:rPr>
              <w:t>cameraRotacao.eulerAngles.z</w:t>
            </w:r>
            <w:proofErr w:type="spellEnd"/>
            <w:r w:rsidRPr="00DB708C">
              <w:rPr>
                <w:lang w:val="pt-BR"/>
                <w:rPrChange w:id="297" w:author="Dalton Solano dos Reis" w:date="2023-12-05T10:12:00Z">
                  <w:rPr/>
                </w:rPrChange>
              </w:rPr>
              <w:t>);</w:t>
            </w:r>
          </w:p>
          <w:p w14:paraId="1A51D71E" w14:textId="77777777" w:rsidR="00774BE6" w:rsidRPr="00DB708C" w:rsidRDefault="00774BE6" w:rsidP="00774BE6">
            <w:pPr>
              <w:pStyle w:val="TF-CDIGO-FONTE"/>
              <w:rPr>
                <w:lang w:val="pt-BR"/>
                <w:rPrChange w:id="298" w:author="Dalton Solano dos Reis" w:date="2023-12-05T10:12:00Z">
                  <w:rPr/>
                </w:rPrChange>
              </w:rPr>
            </w:pPr>
          </w:p>
          <w:p w14:paraId="50B65431" w14:textId="77777777" w:rsidR="00774BE6" w:rsidRPr="00DB708C" w:rsidRDefault="00774BE6" w:rsidP="00774BE6">
            <w:pPr>
              <w:pStyle w:val="TF-CDIGO-FONTE"/>
              <w:rPr>
                <w:lang w:val="pt-BR"/>
                <w:rPrChange w:id="299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00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proofErr w:type="gramStart"/>
            <w:r w:rsidRPr="00DB708C">
              <w:rPr>
                <w:lang w:val="pt-BR"/>
                <w:rPrChange w:id="301" w:author="Dalton Solano dos Reis" w:date="2023-12-05T10:12:00Z">
                  <w:rPr/>
                </w:rPrChange>
              </w:rPr>
              <w:t>this.transform</w:t>
            </w:r>
            <w:proofErr w:type="gramEnd"/>
            <w:r w:rsidRPr="00DB708C">
              <w:rPr>
                <w:lang w:val="pt-BR"/>
                <w:rPrChange w:id="302" w:author="Dalton Solano dos Reis" w:date="2023-12-05T10:12:00Z">
                  <w:rPr/>
                </w:rPrChange>
              </w:rPr>
              <w:t>.rotation</w:t>
            </w:r>
            <w:proofErr w:type="spellEnd"/>
            <w:r w:rsidRPr="00DB708C">
              <w:rPr>
                <w:lang w:val="pt-BR"/>
                <w:rPrChange w:id="303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304" w:author="Dalton Solano dos Reis" w:date="2023-12-05T10:12:00Z">
                  <w:rPr/>
                </w:rPrChange>
              </w:rPr>
              <w:t>novaRotacao</w:t>
            </w:r>
            <w:proofErr w:type="spellEnd"/>
            <w:r w:rsidRPr="00DB708C">
              <w:rPr>
                <w:lang w:val="pt-BR"/>
                <w:rPrChange w:id="305" w:author="Dalton Solano dos Reis" w:date="2023-12-05T10:12:00Z">
                  <w:rPr/>
                </w:rPrChange>
              </w:rPr>
              <w:t>;</w:t>
            </w:r>
          </w:p>
          <w:p w14:paraId="7DC8C1C6" w14:textId="77777777" w:rsidR="00774BE6" w:rsidRPr="00DB708C" w:rsidRDefault="00774BE6" w:rsidP="00774BE6">
            <w:pPr>
              <w:pStyle w:val="TF-CDIGO-FONTE"/>
              <w:rPr>
                <w:lang w:val="pt-BR"/>
                <w:rPrChange w:id="306" w:author="Dalton Solano dos Reis" w:date="2023-12-05T10:12:00Z">
                  <w:rPr/>
                </w:rPrChange>
              </w:rPr>
            </w:pPr>
          </w:p>
          <w:p w14:paraId="19BED14D" w14:textId="77777777" w:rsidR="00774BE6" w:rsidRPr="00DB708C" w:rsidRDefault="00774BE6" w:rsidP="00774BE6">
            <w:pPr>
              <w:pStyle w:val="TF-CDIGO-FONTE"/>
              <w:rPr>
                <w:lang w:val="pt-BR"/>
                <w:rPrChange w:id="307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08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09" w:author="Dalton Solano dos Reis" w:date="2023-12-05T10:12:00Z">
                  <w:rPr/>
                </w:rPrChange>
              </w:rPr>
              <w:t>camFrente.y</w:t>
            </w:r>
            <w:proofErr w:type="spellEnd"/>
            <w:r w:rsidRPr="00DB708C">
              <w:rPr>
                <w:lang w:val="pt-BR"/>
                <w:rPrChange w:id="310" w:author="Dalton Solano dos Reis" w:date="2023-12-05T10:12:00Z">
                  <w:rPr/>
                </w:rPrChange>
              </w:rPr>
              <w:t xml:space="preserve"> = 0;</w:t>
            </w:r>
          </w:p>
          <w:p w14:paraId="487040ED" w14:textId="77777777" w:rsidR="00774BE6" w:rsidRPr="00DB708C" w:rsidRDefault="00774BE6" w:rsidP="00774BE6">
            <w:pPr>
              <w:pStyle w:val="TF-CDIGO-FONTE"/>
              <w:rPr>
                <w:lang w:val="pt-BR"/>
                <w:rPrChange w:id="311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12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13" w:author="Dalton Solano dos Reis" w:date="2023-12-05T10:12:00Z">
                  <w:rPr/>
                </w:rPrChange>
              </w:rPr>
              <w:t>camDireita.y</w:t>
            </w:r>
            <w:proofErr w:type="spellEnd"/>
            <w:r w:rsidRPr="00DB708C">
              <w:rPr>
                <w:lang w:val="pt-BR"/>
                <w:rPrChange w:id="314" w:author="Dalton Solano dos Reis" w:date="2023-12-05T10:12:00Z">
                  <w:rPr/>
                </w:rPrChange>
              </w:rPr>
              <w:t xml:space="preserve"> = 0;</w:t>
            </w:r>
          </w:p>
          <w:p w14:paraId="1577A8A8" w14:textId="77777777" w:rsidR="00774BE6" w:rsidRPr="00DB708C" w:rsidRDefault="00774BE6" w:rsidP="00774BE6">
            <w:pPr>
              <w:pStyle w:val="TF-CDIGO-FONTE"/>
              <w:rPr>
                <w:lang w:val="pt-BR"/>
                <w:rPrChange w:id="315" w:author="Dalton Solano dos Reis" w:date="2023-12-05T10:12:00Z">
                  <w:rPr/>
                </w:rPrChange>
              </w:rPr>
            </w:pPr>
          </w:p>
          <w:p w14:paraId="2A8DDF5E" w14:textId="77777777" w:rsidR="00774BE6" w:rsidRPr="00DB708C" w:rsidRDefault="00774BE6" w:rsidP="00774BE6">
            <w:pPr>
              <w:pStyle w:val="TF-CDIGO-FONTE"/>
              <w:rPr>
                <w:lang w:val="pt-BR"/>
                <w:rPrChange w:id="316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17" w:author="Dalton Solano dos Reis" w:date="2023-12-05T10:12:00Z">
                  <w:rPr/>
                </w:rPrChange>
              </w:rPr>
              <w:t xml:space="preserve">            Vector3 </w:t>
            </w:r>
            <w:proofErr w:type="spellStart"/>
            <w:r w:rsidRPr="00DB708C">
              <w:rPr>
                <w:lang w:val="pt-BR"/>
                <w:rPrChange w:id="318" w:author="Dalton Solano dos Reis" w:date="2023-12-05T10:12:00Z">
                  <w:rPr/>
                </w:rPrChange>
              </w:rPr>
              <w:t>camFrenteRelativa</w:t>
            </w:r>
            <w:proofErr w:type="spellEnd"/>
            <w:r w:rsidRPr="00DB708C">
              <w:rPr>
                <w:lang w:val="pt-BR"/>
                <w:rPrChange w:id="319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320" w:author="Dalton Solano dos Reis" w:date="2023-12-05T10:12:00Z">
                  <w:rPr/>
                </w:rPrChange>
              </w:rPr>
              <w:t>verInput</w:t>
            </w:r>
            <w:proofErr w:type="spellEnd"/>
            <w:r w:rsidRPr="00DB708C">
              <w:rPr>
                <w:lang w:val="pt-BR"/>
                <w:rPrChange w:id="321" w:author="Dalton Solano dos Reis" w:date="2023-12-05T10:12:00Z">
                  <w:rPr/>
                </w:rPrChange>
              </w:rPr>
              <w:t xml:space="preserve"> * </w:t>
            </w:r>
            <w:proofErr w:type="spellStart"/>
            <w:r w:rsidRPr="00DB708C">
              <w:rPr>
                <w:lang w:val="pt-BR"/>
                <w:rPrChange w:id="322" w:author="Dalton Solano dos Reis" w:date="2023-12-05T10:12:00Z">
                  <w:rPr/>
                </w:rPrChange>
              </w:rPr>
              <w:t>camFrente.normalized</w:t>
            </w:r>
            <w:proofErr w:type="spellEnd"/>
            <w:r w:rsidRPr="00DB708C">
              <w:rPr>
                <w:lang w:val="pt-BR"/>
                <w:rPrChange w:id="323" w:author="Dalton Solano dos Reis" w:date="2023-12-05T10:12:00Z">
                  <w:rPr/>
                </w:rPrChange>
              </w:rPr>
              <w:t>;</w:t>
            </w:r>
          </w:p>
          <w:p w14:paraId="1FBEE4AE" w14:textId="77777777" w:rsidR="00774BE6" w:rsidRPr="00DB708C" w:rsidRDefault="00774BE6" w:rsidP="00774BE6">
            <w:pPr>
              <w:pStyle w:val="TF-CDIGO-FONTE"/>
              <w:rPr>
                <w:lang w:val="pt-BR"/>
                <w:rPrChange w:id="324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25" w:author="Dalton Solano dos Reis" w:date="2023-12-05T10:12:00Z">
                  <w:rPr/>
                </w:rPrChange>
              </w:rPr>
              <w:t xml:space="preserve">            Vector3 </w:t>
            </w:r>
            <w:proofErr w:type="spellStart"/>
            <w:r w:rsidRPr="00DB708C">
              <w:rPr>
                <w:lang w:val="pt-BR"/>
                <w:rPrChange w:id="326" w:author="Dalton Solano dos Reis" w:date="2023-12-05T10:12:00Z">
                  <w:rPr/>
                </w:rPrChange>
              </w:rPr>
              <w:t>camDireitaRelativa</w:t>
            </w:r>
            <w:proofErr w:type="spellEnd"/>
            <w:r w:rsidRPr="00DB708C">
              <w:rPr>
                <w:lang w:val="pt-BR"/>
                <w:rPrChange w:id="327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328" w:author="Dalton Solano dos Reis" w:date="2023-12-05T10:12:00Z">
                  <w:rPr/>
                </w:rPrChange>
              </w:rPr>
              <w:t>horInput</w:t>
            </w:r>
            <w:proofErr w:type="spellEnd"/>
            <w:r w:rsidRPr="00DB708C">
              <w:rPr>
                <w:lang w:val="pt-BR"/>
                <w:rPrChange w:id="329" w:author="Dalton Solano dos Reis" w:date="2023-12-05T10:12:00Z">
                  <w:rPr/>
                </w:rPrChange>
              </w:rPr>
              <w:t xml:space="preserve"> * </w:t>
            </w:r>
            <w:proofErr w:type="spellStart"/>
            <w:r w:rsidRPr="00DB708C">
              <w:rPr>
                <w:lang w:val="pt-BR"/>
                <w:rPrChange w:id="330" w:author="Dalton Solano dos Reis" w:date="2023-12-05T10:12:00Z">
                  <w:rPr/>
                </w:rPrChange>
              </w:rPr>
              <w:t>camDireita.normalized</w:t>
            </w:r>
            <w:proofErr w:type="spellEnd"/>
            <w:r w:rsidRPr="00DB708C">
              <w:rPr>
                <w:lang w:val="pt-BR"/>
                <w:rPrChange w:id="331" w:author="Dalton Solano dos Reis" w:date="2023-12-05T10:12:00Z">
                  <w:rPr/>
                </w:rPrChange>
              </w:rPr>
              <w:t>;</w:t>
            </w:r>
          </w:p>
          <w:p w14:paraId="79579E48" w14:textId="77777777" w:rsidR="00774BE6" w:rsidRPr="00DB708C" w:rsidRDefault="00774BE6" w:rsidP="00774BE6">
            <w:pPr>
              <w:pStyle w:val="TF-CDIGO-FONTE"/>
              <w:rPr>
                <w:lang w:val="pt-BR"/>
                <w:rPrChange w:id="332" w:author="Dalton Solano dos Reis" w:date="2023-12-05T10:12:00Z">
                  <w:rPr/>
                </w:rPrChange>
              </w:rPr>
            </w:pPr>
          </w:p>
          <w:p w14:paraId="31601D67" w14:textId="77777777" w:rsidR="00774BE6" w:rsidRPr="00DB708C" w:rsidRDefault="00774BE6" w:rsidP="00774BE6">
            <w:pPr>
              <w:pStyle w:val="TF-CDIGO-FONTE"/>
              <w:rPr>
                <w:lang w:val="pt-BR"/>
                <w:rPrChange w:id="333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34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35" w:author="Dalton Solano dos Reis" w:date="2023-12-05T10:12:00Z">
                  <w:rPr/>
                </w:rPrChange>
              </w:rPr>
              <w:t>float</w:t>
            </w:r>
            <w:proofErr w:type="spellEnd"/>
            <w:r w:rsidRPr="00DB708C">
              <w:rPr>
                <w:lang w:val="pt-BR"/>
                <w:rPrChange w:id="336" w:author="Dalton Solano dos Reis" w:date="2023-12-05T10:12:00Z">
                  <w:rPr/>
                </w:rPrChange>
              </w:rPr>
              <w:t xml:space="preserve"> </w:t>
            </w:r>
            <w:proofErr w:type="spellStart"/>
            <w:r w:rsidRPr="00DB708C">
              <w:rPr>
                <w:lang w:val="pt-BR"/>
                <w:rPrChange w:id="337" w:author="Dalton Solano dos Reis" w:date="2023-12-05T10:12:00Z">
                  <w:rPr/>
                </w:rPrChange>
              </w:rPr>
              <w:t>multiplicaMovimentacaoLateral</w:t>
            </w:r>
            <w:proofErr w:type="spellEnd"/>
            <w:r w:rsidRPr="00DB708C">
              <w:rPr>
                <w:lang w:val="pt-BR"/>
                <w:rPrChange w:id="338" w:author="Dalton Solano dos Reis" w:date="2023-12-05T10:12:00Z">
                  <w:rPr/>
                </w:rPrChange>
              </w:rPr>
              <w:t xml:space="preserve"> = 2.0f;</w:t>
            </w:r>
          </w:p>
          <w:p w14:paraId="4F54CBF6" w14:textId="77777777" w:rsidR="00774BE6" w:rsidRPr="00DB708C" w:rsidRDefault="00774BE6" w:rsidP="00774BE6">
            <w:pPr>
              <w:pStyle w:val="TF-CDIGO-FONTE"/>
              <w:rPr>
                <w:lang w:val="pt-BR"/>
                <w:rPrChange w:id="339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40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41" w:author="Dalton Solano dos Reis" w:date="2023-12-05T10:12:00Z">
                  <w:rPr/>
                </w:rPrChange>
              </w:rPr>
              <w:t>camDireitaRelativa</w:t>
            </w:r>
            <w:proofErr w:type="spellEnd"/>
            <w:r w:rsidRPr="00DB708C">
              <w:rPr>
                <w:lang w:val="pt-BR"/>
                <w:rPrChange w:id="342" w:author="Dalton Solano dos Reis" w:date="2023-12-05T10:12:00Z">
                  <w:rPr/>
                </w:rPrChange>
              </w:rPr>
              <w:t xml:space="preserve"> *= </w:t>
            </w:r>
            <w:proofErr w:type="spellStart"/>
            <w:r w:rsidRPr="00DB708C">
              <w:rPr>
                <w:lang w:val="pt-BR"/>
                <w:rPrChange w:id="343" w:author="Dalton Solano dos Reis" w:date="2023-12-05T10:12:00Z">
                  <w:rPr/>
                </w:rPrChange>
              </w:rPr>
              <w:t>multiplicaMovimentacaoLateral</w:t>
            </w:r>
            <w:proofErr w:type="spellEnd"/>
            <w:r w:rsidRPr="00DB708C">
              <w:rPr>
                <w:lang w:val="pt-BR"/>
                <w:rPrChange w:id="344" w:author="Dalton Solano dos Reis" w:date="2023-12-05T10:12:00Z">
                  <w:rPr/>
                </w:rPrChange>
              </w:rPr>
              <w:t>;</w:t>
            </w:r>
          </w:p>
          <w:p w14:paraId="03218A84" w14:textId="77777777" w:rsidR="00774BE6" w:rsidRPr="00DB708C" w:rsidRDefault="00774BE6" w:rsidP="00774BE6">
            <w:pPr>
              <w:pStyle w:val="TF-CDIGO-FONTE"/>
              <w:rPr>
                <w:lang w:val="pt-BR"/>
                <w:rPrChange w:id="345" w:author="Dalton Solano dos Reis" w:date="2023-12-05T10:12:00Z">
                  <w:rPr/>
                </w:rPrChange>
              </w:rPr>
            </w:pPr>
          </w:p>
          <w:p w14:paraId="38CB9DE1" w14:textId="77777777" w:rsidR="00774BE6" w:rsidRPr="00DB708C" w:rsidRDefault="00774BE6" w:rsidP="00774BE6">
            <w:pPr>
              <w:pStyle w:val="TF-CDIGO-FONTE"/>
              <w:rPr>
                <w:lang w:val="pt-BR"/>
                <w:rPrChange w:id="346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47" w:author="Dalton Solano dos Reis" w:date="2023-12-05T10:12:00Z">
                  <w:rPr/>
                </w:rPrChange>
              </w:rPr>
              <w:t xml:space="preserve">            Vector3 </w:t>
            </w:r>
            <w:proofErr w:type="spellStart"/>
            <w:r w:rsidRPr="00DB708C">
              <w:rPr>
                <w:lang w:val="pt-BR"/>
                <w:rPrChange w:id="348" w:author="Dalton Solano dos Reis" w:date="2023-12-05T10:12:00Z">
                  <w:rPr/>
                </w:rPrChange>
              </w:rPr>
              <w:t>moveDir</w:t>
            </w:r>
            <w:proofErr w:type="spellEnd"/>
            <w:r w:rsidRPr="00DB708C">
              <w:rPr>
                <w:lang w:val="pt-BR"/>
                <w:rPrChange w:id="349" w:author="Dalton Solano dos Reis" w:date="2023-12-05T10:12:00Z">
                  <w:rPr/>
                </w:rPrChange>
              </w:rPr>
              <w:t xml:space="preserve"> = (</w:t>
            </w:r>
            <w:proofErr w:type="spellStart"/>
            <w:r w:rsidRPr="00DB708C">
              <w:rPr>
                <w:lang w:val="pt-BR"/>
                <w:rPrChange w:id="350" w:author="Dalton Solano dos Reis" w:date="2023-12-05T10:12:00Z">
                  <w:rPr/>
                </w:rPrChange>
              </w:rPr>
              <w:t>camFrenteRelativa</w:t>
            </w:r>
            <w:proofErr w:type="spellEnd"/>
            <w:r w:rsidRPr="00DB708C">
              <w:rPr>
                <w:lang w:val="pt-BR"/>
                <w:rPrChange w:id="351" w:author="Dalton Solano dos Reis" w:date="2023-12-05T10:12:00Z">
                  <w:rPr/>
                </w:rPrChange>
              </w:rPr>
              <w:t xml:space="preserve"> + </w:t>
            </w:r>
            <w:proofErr w:type="spellStart"/>
            <w:r w:rsidRPr="00DB708C">
              <w:rPr>
                <w:lang w:val="pt-BR"/>
                <w:rPrChange w:id="352" w:author="Dalton Solano dos Reis" w:date="2023-12-05T10:12:00Z">
                  <w:rPr/>
                </w:rPrChange>
              </w:rPr>
              <w:t>camDireitaRelativa</w:t>
            </w:r>
            <w:proofErr w:type="spellEnd"/>
            <w:r w:rsidRPr="00DB708C">
              <w:rPr>
                <w:lang w:val="pt-BR"/>
                <w:rPrChange w:id="353" w:author="Dalton Solano dos Reis" w:date="2023-12-05T10:12:00Z">
                  <w:rPr/>
                </w:rPrChange>
              </w:rPr>
              <w:t>);</w:t>
            </w:r>
          </w:p>
          <w:p w14:paraId="767495DB" w14:textId="77777777" w:rsidR="00774BE6" w:rsidRPr="00DB708C" w:rsidRDefault="00774BE6" w:rsidP="00774BE6">
            <w:pPr>
              <w:pStyle w:val="TF-CDIGO-FONTE"/>
              <w:rPr>
                <w:lang w:val="pt-BR"/>
                <w:rPrChange w:id="354" w:author="Dalton Solano dos Reis" w:date="2023-12-05T10:12:00Z">
                  <w:rPr/>
                </w:rPrChange>
              </w:rPr>
            </w:pPr>
          </w:p>
          <w:p w14:paraId="71A5F096" w14:textId="77777777" w:rsidR="00774BE6" w:rsidRPr="00DB708C" w:rsidRDefault="00774BE6" w:rsidP="00774BE6">
            <w:pPr>
              <w:pStyle w:val="TF-CDIGO-FONTE"/>
              <w:rPr>
                <w:lang w:val="pt-BR"/>
                <w:rPrChange w:id="355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56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57" w:author="Dalton Solano dos Reis" w:date="2023-12-05T10:12:00Z">
                  <w:rPr/>
                </w:rPrChange>
              </w:rPr>
              <w:t>movimentoPersonagem</w:t>
            </w:r>
            <w:proofErr w:type="spellEnd"/>
            <w:r w:rsidRPr="00DB708C">
              <w:rPr>
                <w:lang w:val="pt-BR"/>
                <w:rPrChange w:id="358" w:author="Dalton Solano dos Reis" w:date="2023-12-05T10:12:00Z">
                  <w:rPr/>
                </w:rPrChange>
              </w:rPr>
              <w:t xml:space="preserve"> = new Vector3(</w:t>
            </w:r>
            <w:proofErr w:type="spellStart"/>
            <w:r w:rsidRPr="00DB708C">
              <w:rPr>
                <w:lang w:val="pt-BR"/>
                <w:rPrChange w:id="359" w:author="Dalton Solano dos Reis" w:date="2023-12-05T10:12:00Z">
                  <w:rPr/>
                </w:rPrChange>
              </w:rPr>
              <w:t>moveDir.x</w:t>
            </w:r>
            <w:proofErr w:type="spellEnd"/>
            <w:r w:rsidRPr="00DB708C">
              <w:rPr>
                <w:lang w:val="pt-BR"/>
                <w:rPrChange w:id="360" w:author="Dalton Solano dos Reis" w:date="2023-12-05T10:12:00Z">
                  <w:rPr/>
                </w:rPrChange>
              </w:rPr>
              <w:t xml:space="preserve">, </w:t>
            </w:r>
            <w:proofErr w:type="spellStart"/>
            <w:r w:rsidRPr="00DB708C">
              <w:rPr>
                <w:lang w:val="pt-BR"/>
                <w:rPrChange w:id="361" w:author="Dalton Solano dos Reis" w:date="2023-12-05T10:12:00Z">
                  <w:rPr/>
                </w:rPrChange>
              </w:rPr>
              <w:t>velocidadeY</w:t>
            </w:r>
            <w:proofErr w:type="spellEnd"/>
            <w:r w:rsidRPr="00DB708C">
              <w:rPr>
                <w:lang w:val="pt-BR"/>
                <w:rPrChange w:id="362" w:author="Dalton Solano dos Reis" w:date="2023-12-05T10:12:00Z">
                  <w:rPr/>
                </w:rPrChange>
              </w:rPr>
              <w:t xml:space="preserve">, </w:t>
            </w:r>
            <w:proofErr w:type="spellStart"/>
            <w:r w:rsidRPr="00DB708C">
              <w:rPr>
                <w:lang w:val="pt-BR"/>
                <w:rPrChange w:id="363" w:author="Dalton Solano dos Reis" w:date="2023-12-05T10:12:00Z">
                  <w:rPr/>
                </w:rPrChange>
              </w:rPr>
              <w:t>moveDir.z</w:t>
            </w:r>
            <w:proofErr w:type="spellEnd"/>
            <w:r w:rsidRPr="00DB708C">
              <w:rPr>
                <w:lang w:val="pt-BR"/>
                <w:rPrChange w:id="364" w:author="Dalton Solano dos Reis" w:date="2023-12-05T10:12:00Z">
                  <w:rPr/>
                </w:rPrChange>
              </w:rPr>
              <w:t>);</w:t>
            </w:r>
          </w:p>
          <w:p w14:paraId="060B986A" w14:textId="77777777" w:rsidR="00774BE6" w:rsidRPr="00DB708C" w:rsidRDefault="00774BE6" w:rsidP="00774BE6">
            <w:pPr>
              <w:pStyle w:val="TF-CDIGO-FONTE"/>
              <w:rPr>
                <w:lang w:val="pt-BR"/>
                <w:rPrChange w:id="365" w:author="Dalton Solano dos Reis" w:date="2023-12-05T10:12:00Z">
                  <w:rPr/>
                </w:rPrChange>
              </w:rPr>
            </w:pPr>
          </w:p>
          <w:p w14:paraId="472DDA78" w14:textId="77777777" w:rsidR="007E7E7E" w:rsidRPr="00DB708C" w:rsidRDefault="00774BE6" w:rsidP="00774BE6">
            <w:pPr>
              <w:pStyle w:val="TF-CDIGO-FONTE"/>
              <w:rPr>
                <w:lang w:val="pt-BR"/>
                <w:rPrChange w:id="366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67" w:author="Dalton Solano dos Reis" w:date="2023-12-05T10:12:00Z">
                  <w:rPr/>
                </w:rPrChange>
              </w:rPr>
              <w:t xml:space="preserve">            </w:t>
            </w:r>
            <w:proofErr w:type="spellStart"/>
            <w:r w:rsidRPr="00DB708C">
              <w:rPr>
                <w:lang w:val="pt-BR"/>
                <w:rPrChange w:id="368" w:author="Dalton Solano dos Reis" w:date="2023-12-05T10:12:00Z">
                  <w:rPr/>
                </w:rPrChange>
              </w:rPr>
              <w:t>navMeshAgent.Move</w:t>
            </w:r>
            <w:proofErr w:type="spellEnd"/>
            <w:r w:rsidRPr="00DB708C">
              <w:rPr>
                <w:lang w:val="pt-BR"/>
                <w:rPrChange w:id="369" w:author="Dalton Solano dos Reis" w:date="2023-12-05T10:12:00Z">
                  <w:rPr/>
                </w:rPrChange>
              </w:rPr>
              <w:t>(</w:t>
            </w:r>
            <w:proofErr w:type="spellStart"/>
            <w:r w:rsidRPr="00DB708C">
              <w:rPr>
                <w:lang w:val="pt-BR"/>
                <w:rPrChange w:id="370" w:author="Dalton Solano dos Reis" w:date="2023-12-05T10:12:00Z">
                  <w:rPr/>
                </w:rPrChange>
              </w:rPr>
              <w:t>movimentoPersonagem</w:t>
            </w:r>
            <w:proofErr w:type="spellEnd"/>
            <w:r w:rsidRPr="00DB708C">
              <w:rPr>
                <w:lang w:val="pt-BR"/>
                <w:rPrChange w:id="371" w:author="Dalton Solano dos Reis" w:date="2023-12-05T10:12:00Z">
                  <w:rPr/>
                </w:rPrChange>
              </w:rPr>
              <w:t xml:space="preserve"> * </w:t>
            </w:r>
            <w:proofErr w:type="spellStart"/>
            <w:r w:rsidRPr="00DB708C">
              <w:rPr>
                <w:lang w:val="pt-BR"/>
                <w:rPrChange w:id="372" w:author="Dalton Solano dos Reis" w:date="2023-12-05T10:12:00Z">
                  <w:rPr/>
                </w:rPrChange>
              </w:rPr>
              <w:t>Time.deltaTime</w:t>
            </w:r>
            <w:proofErr w:type="spellEnd"/>
            <w:r w:rsidRPr="00DB708C">
              <w:rPr>
                <w:lang w:val="pt-BR"/>
                <w:rPrChange w:id="373" w:author="Dalton Solano dos Reis" w:date="2023-12-05T10:12:00Z">
                  <w:rPr/>
                </w:rPrChange>
              </w:rPr>
              <w:t xml:space="preserve"> * velocidade);</w:t>
            </w:r>
          </w:p>
          <w:p w14:paraId="2B5C49B4" w14:textId="05E2DFF8" w:rsidR="00997ACD" w:rsidRPr="00DB708C" w:rsidRDefault="00997ACD" w:rsidP="00774BE6">
            <w:pPr>
              <w:pStyle w:val="TF-CDIGO-FONTE"/>
              <w:rPr>
                <w:lang w:val="pt-BR"/>
                <w:rPrChange w:id="374" w:author="Dalton Solano dos Reis" w:date="2023-12-05T10:12:00Z">
                  <w:rPr/>
                </w:rPrChange>
              </w:rPr>
            </w:pPr>
          </w:p>
        </w:tc>
      </w:tr>
    </w:tbl>
    <w:p w14:paraId="6D425F9B" w14:textId="1CB887BA" w:rsidR="007E7E7E" w:rsidRPr="00DB708C" w:rsidRDefault="008E3FAE" w:rsidP="008E3FAE">
      <w:pPr>
        <w:pStyle w:val="TF-FONTE"/>
      </w:pPr>
      <w:r w:rsidRPr="00DB708C">
        <w:t>Fonte: elaborado pelo autor.</w:t>
      </w:r>
    </w:p>
    <w:p w14:paraId="1D9A958D" w14:textId="6CF56559" w:rsidR="00EF655D" w:rsidRPr="00DB708C" w:rsidRDefault="00FD4A9B" w:rsidP="004300EB">
      <w:pPr>
        <w:pStyle w:val="TF-TEXTO"/>
      </w:pPr>
      <w:r w:rsidRPr="00DB708C">
        <w:t>Para gerenciar as áreas</w:t>
      </w:r>
      <w:r w:rsidR="002943C5" w:rsidRPr="00DB708C">
        <w:t xml:space="preserve"> de movimentação dos agentes do jogo</w:t>
      </w:r>
      <w:r w:rsidRPr="00DB708C">
        <w:t xml:space="preserve">, </w:t>
      </w:r>
      <w:r w:rsidR="002943C5" w:rsidRPr="00DB708C">
        <w:t>foi empregado</w:t>
      </w:r>
      <w:r w:rsidRPr="00DB708C">
        <w:t xml:space="preserve"> o componente </w:t>
      </w:r>
      <w:proofErr w:type="spellStart"/>
      <w:r w:rsidRPr="00DB708C">
        <w:rPr>
          <w:rStyle w:val="TF-COURIER9"/>
        </w:rPr>
        <w:t>NavMesh</w:t>
      </w:r>
      <w:proofErr w:type="spellEnd"/>
      <w:r w:rsidRPr="00DB708C">
        <w:t xml:space="preserve"> da Unity.</w:t>
      </w:r>
      <w:r w:rsidR="005E51D2" w:rsidRPr="00DB708C">
        <w:t xml:space="preserve"> </w:t>
      </w:r>
      <w:r w:rsidR="004300EB" w:rsidRPr="00DB708C">
        <w:t xml:space="preserve">Foram utilizados os componentes </w:t>
      </w:r>
      <w:proofErr w:type="spellStart"/>
      <w:r w:rsidR="004300EB" w:rsidRPr="00DB708C">
        <w:rPr>
          <w:rStyle w:val="TF-COURIER9"/>
        </w:rPr>
        <w:t>NavMeshSurface</w:t>
      </w:r>
      <w:proofErr w:type="spellEnd"/>
      <w:r w:rsidR="0078089A" w:rsidRPr="00DB708C">
        <w:rPr>
          <w:rStyle w:val="TF-COURIER9"/>
        </w:rPr>
        <w:t xml:space="preserve">, </w:t>
      </w:r>
      <w:proofErr w:type="spellStart"/>
      <w:r w:rsidR="004300EB" w:rsidRPr="00DB708C">
        <w:rPr>
          <w:rStyle w:val="TF-COURIER9"/>
        </w:rPr>
        <w:t>Nav</w:t>
      </w:r>
      <w:proofErr w:type="spellEnd"/>
      <w:r w:rsidR="0078089A" w:rsidRPr="00DB708C">
        <w:rPr>
          <w:rStyle w:val="TF-COURIER9"/>
        </w:rPr>
        <w:t xml:space="preserve"> </w:t>
      </w:r>
      <w:proofErr w:type="spellStart"/>
      <w:r w:rsidR="004300EB" w:rsidRPr="00DB708C">
        <w:rPr>
          <w:rStyle w:val="TF-COURIER9"/>
        </w:rPr>
        <w:t>Mesh</w:t>
      </w:r>
      <w:proofErr w:type="spellEnd"/>
      <w:r w:rsidR="0078089A" w:rsidRPr="00DB708C">
        <w:rPr>
          <w:rStyle w:val="TF-COURIER9"/>
        </w:rPr>
        <w:t xml:space="preserve"> </w:t>
      </w:r>
      <w:r w:rsidR="004300EB" w:rsidRPr="00DB708C">
        <w:rPr>
          <w:rStyle w:val="TF-COURIER9"/>
        </w:rPr>
        <w:t>Agent</w:t>
      </w:r>
      <w:r w:rsidR="004300EB" w:rsidRPr="00DB708C">
        <w:t xml:space="preserve"> </w:t>
      </w:r>
      <w:r w:rsidR="00057D2E" w:rsidRPr="00DB708C">
        <w:t xml:space="preserve">e </w:t>
      </w:r>
      <w:proofErr w:type="spellStart"/>
      <w:r w:rsidR="00057D2E" w:rsidRPr="00DB708C">
        <w:rPr>
          <w:rStyle w:val="TF-COURIER9"/>
        </w:rPr>
        <w:t>NavMeshModifier</w:t>
      </w:r>
      <w:proofErr w:type="spellEnd"/>
      <w:r w:rsidR="00057D2E" w:rsidRPr="00DB708C">
        <w:t xml:space="preserve"> </w:t>
      </w:r>
      <w:r w:rsidR="004300EB" w:rsidRPr="00DB708C">
        <w:t xml:space="preserve">do Unity. O </w:t>
      </w:r>
      <w:proofErr w:type="spellStart"/>
      <w:r w:rsidR="004300EB" w:rsidRPr="00DB708C">
        <w:rPr>
          <w:rStyle w:val="TF-COURIER9"/>
        </w:rPr>
        <w:t>NavMeshSurface</w:t>
      </w:r>
      <w:proofErr w:type="spellEnd"/>
      <w:r w:rsidR="004300EB" w:rsidRPr="00DB708C">
        <w:t xml:space="preserve"> atua como o componente responsável por delinear as áreas de circulação disponíveis para diferentes tipos de agentes. Na cena </w:t>
      </w:r>
      <w:proofErr w:type="spellStart"/>
      <w:r w:rsidR="004300EB" w:rsidRPr="00DB708C">
        <w:rPr>
          <w:rStyle w:val="TF-COURIER9"/>
        </w:rPr>
        <w:t>FaixaPedestre</w:t>
      </w:r>
      <w:proofErr w:type="spellEnd"/>
      <w:r w:rsidR="004300EB" w:rsidRPr="00DB708C">
        <w:t xml:space="preserve">, por exemplo, foram empregados três </w:t>
      </w:r>
      <w:proofErr w:type="spellStart"/>
      <w:r w:rsidR="004300EB" w:rsidRPr="00DB708C">
        <w:rPr>
          <w:rStyle w:val="TF-COURIER9"/>
        </w:rPr>
        <w:t>NavMeshSurfaces</w:t>
      </w:r>
      <w:proofErr w:type="spellEnd"/>
      <w:r w:rsidR="004300EB" w:rsidRPr="00DB708C">
        <w:t xml:space="preserve"> distintos: um para a movimentação do personagem, outro para a circulação dos veículos e um terceiro destinado aos pedestres. Para associar os agentes a cada </w:t>
      </w:r>
      <w:proofErr w:type="spellStart"/>
      <w:r w:rsidR="004300EB" w:rsidRPr="00DB708C">
        <w:rPr>
          <w:rStyle w:val="TF-COURIER9"/>
        </w:rPr>
        <w:t>NavMeshSurface</w:t>
      </w:r>
      <w:proofErr w:type="spellEnd"/>
      <w:r w:rsidR="004300EB" w:rsidRPr="00DB708C">
        <w:t xml:space="preserve"> específico, adiciona-se a esses objetos um componente do tipo </w:t>
      </w:r>
      <w:proofErr w:type="spellStart"/>
      <w:r w:rsidR="004300EB" w:rsidRPr="00DB708C">
        <w:rPr>
          <w:rStyle w:val="TF-COURIER9"/>
        </w:rPr>
        <w:t>Nav</w:t>
      </w:r>
      <w:proofErr w:type="spellEnd"/>
      <w:r w:rsidR="007245B1" w:rsidRPr="00DB708C">
        <w:rPr>
          <w:rStyle w:val="TF-COURIER9"/>
        </w:rPr>
        <w:t xml:space="preserve"> </w:t>
      </w:r>
      <w:proofErr w:type="spellStart"/>
      <w:r w:rsidR="004300EB" w:rsidRPr="00DB708C">
        <w:rPr>
          <w:rStyle w:val="TF-COURIER9"/>
        </w:rPr>
        <w:t>Mesh</w:t>
      </w:r>
      <w:proofErr w:type="spellEnd"/>
      <w:r w:rsidR="004300EB" w:rsidRPr="00DB708C">
        <w:rPr>
          <w:rStyle w:val="TF-COURIER9"/>
        </w:rPr>
        <w:t xml:space="preserve"> Agent</w:t>
      </w:r>
      <w:r w:rsidR="004300EB" w:rsidRPr="00DB708C">
        <w:t xml:space="preserve">. Isso permite, ao gerar o </w:t>
      </w:r>
      <w:proofErr w:type="spellStart"/>
      <w:r w:rsidR="004300EB" w:rsidRPr="00DB708C">
        <w:rPr>
          <w:rStyle w:val="TF-COURIER9"/>
        </w:rPr>
        <w:t>NavMesh</w:t>
      </w:r>
      <w:proofErr w:type="spellEnd"/>
      <w:r w:rsidR="004300EB" w:rsidRPr="00DB708C">
        <w:t>, delimitar as áreas de circulação permitidas para cada tipo de agente.</w:t>
      </w:r>
      <w:r w:rsidR="00EF655D" w:rsidRPr="00DB708C">
        <w:t xml:space="preserve"> </w:t>
      </w:r>
      <w:r w:rsidR="00AA1467" w:rsidRPr="00DB708C">
        <w:t xml:space="preserve">A </w:t>
      </w:r>
      <w:r w:rsidR="00EA5D8F" w:rsidRPr="00DB708C">
        <w:t>Fi</w:t>
      </w:r>
      <w:r w:rsidR="00AA1467" w:rsidRPr="00DB708C">
        <w:t>gura 1</w:t>
      </w:r>
      <w:r w:rsidR="00EA5D8F" w:rsidRPr="00DB708C">
        <w:t>1</w:t>
      </w:r>
      <w:r w:rsidR="00AA1467" w:rsidRPr="00DB708C">
        <w:t xml:space="preserve"> ilustra</w:t>
      </w:r>
      <w:r w:rsidR="00C12A48" w:rsidRPr="00DB708C">
        <w:t xml:space="preserve"> a área azul que representa</w:t>
      </w:r>
      <w:r w:rsidR="00AA1467" w:rsidRPr="00DB708C">
        <w:t xml:space="preserve"> o </w:t>
      </w:r>
      <w:proofErr w:type="spellStart"/>
      <w:r w:rsidR="00AA1467" w:rsidRPr="00DB708C">
        <w:rPr>
          <w:rStyle w:val="TF-COURIER9"/>
        </w:rPr>
        <w:t>NavMesh</w:t>
      </w:r>
      <w:proofErr w:type="spellEnd"/>
      <w:r w:rsidR="00AA1467" w:rsidRPr="00DB708C">
        <w:t xml:space="preserve"> utilizado para os pedestres, restringindo suas áreas de movimentação somente às calçadas</w:t>
      </w:r>
      <w:r w:rsidR="00BA6088" w:rsidRPr="00DB708C">
        <w:t xml:space="preserve"> do cenário</w:t>
      </w:r>
      <w:r w:rsidR="00AA1467" w:rsidRPr="00DB708C">
        <w:t>.</w:t>
      </w:r>
    </w:p>
    <w:p w14:paraId="1CE7FE45" w14:textId="665A43D5" w:rsidR="00C278CA" w:rsidRPr="00DB708C" w:rsidRDefault="00C278CA" w:rsidP="00C278CA">
      <w:pPr>
        <w:pStyle w:val="TF-LEGENDA"/>
      </w:pPr>
      <w:commentRangeStart w:id="375"/>
      <w:r w:rsidRPr="00DB708C">
        <w:t xml:space="preserve">Figura 11 – </w:t>
      </w:r>
      <w:proofErr w:type="spellStart"/>
      <w:r w:rsidRPr="00DB708C">
        <w:rPr>
          <w:rStyle w:val="TF-COURIER9"/>
        </w:rPr>
        <w:t>Navmesh</w:t>
      </w:r>
      <w:proofErr w:type="spellEnd"/>
      <w:r w:rsidRPr="00DB708C">
        <w:t xml:space="preserve"> dos </w:t>
      </w:r>
      <w:commentRangeEnd w:id="375"/>
      <w:r w:rsidR="00A84801">
        <w:rPr>
          <w:rStyle w:val="Refdecomentrio"/>
        </w:rPr>
        <w:commentReference w:id="375"/>
      </w:r>
      <w:r w:rsidRPr="00DB708C">
        <w:t>pedestres</w:t>
      </w:r>
    </w:p>
    <w:p w14:paraId="48340B89" w14:textId="3E92749E" w:rsidR="00DF2F65" w:rsidRPr="00DB708C" w:rsidRDefault="00867E99" w:rsidP="00F86400">
      <w:pPr>
        <w:pStyle w:val="TF-FIGURA"/>
      </w:pPr>
      <w:r w:rsidRPr="00DB708C">
        <w:rPr>
          <w:noProof/>
        </w:rPr>
        <w:drawing>
          <wp:inline distT="0" distB="0" distL="0" distR="0" wp14:anchorId="13909F8D" wp14:editId="027268F0">
            <wp:extent cx="6120765" cy="2292350"/>
            <wp:effectExtent l="0" t="0" r="0" b="0"/>
            <wp:docPr id="487996968" name="Imagem 48799696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6968" name="Imagem 1" descr="Tela de computador com jog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9D21" w14:textId="0ABBA93C" w:rsidR="00184CEA" w:rsidRPr="00DB708C" w:rsidRDefault="00184CEA" w:rsidP="00184CEA">
      <w:pPr>
        <w:pStyle w:val="TF-FONTE"/>
      </w:pPr>
      <w:r w:rsidRPr="00DB708C">
        <w:t xml:space="preserve">Fonte: </w:t>
      </w:r>
      <w:r w:rsidR="00EB1708" w:rsidRPr="00DB708C">
        <w:t>el</w:t>
      </w:r>
      <w:r w:rsidRPr="00DB708C">
        <w:t>aborado pelo autor.</w:t>
      </w:r>
    </w:p>
    <w:p w14:paraId="31BAA5EB" w14:textId="77777777" w:rsidR="008A3205" w:rsidRPr="00DB708C" w:rsidRDefault="008A3205" w:rsidP="008A3205">
      <w:pPr>
        <w:pStyle w:val="TF-FIGURA"/>
        <w:jc w:val="left"/>
      </w:pPr>
    </w:p>
    <w:p w14:paraId="54D81133" w14:textId="74682897" w:rsidR="00D06E90" w:rsidRPr="00DB708C" w:rsidRDefault="008A3205" w:rsidP="00D06E90">
      <w:pPr>
        <w:pStyle w:val="TF-TEXTO"/>
      </w:pPr>
      <w:r w:rsidRPr="00DB708C">
        <w:tab/>
      </w:r>
      <w:r w:rsidR="005A1731" w:rsidRPr="00DB708C">
        <w:t xml:space="preserve">Além disso, empregou-se o componente </w:t>
      </w:r>
      <w:proofErr w:type="spellStart"/>
      <w:r w:rsidR="005A1731" w:rsidRPr="00DB708C">
        <w:rPr>
          <w:rStyle w:val="TF-COURIER9"/>
        </w:rPr>
        <w:t>NavMeshModifier</w:t>
      </w:r>
      <w:proofErr w:type="spellEnd"/>
      <w:r w:rsidR="005A1731" w:rsidRPr="00DB708C">
        <w:t xml:space="preserve">, que possibilita a personalização do comportamento de um </w:t>
      </w:r>
      <w:proofErr w:type="spellStart"/>
      <w:r w:rsidR="005A1731" w:rsidRPr="00DB708C">
        <w:rPr>
          <w:rStyle w:val="TF-COURIER9"/>
        </w:rPr>
        <w:t>GameObject</w:t>
      </w:r>
      <w:proofErr w:type="spellEnd"/>
      <w:r w:rsidR="005A1731" w:rsidRPr="00DB708C">
        <w:t xml:space="preserve"> durante a geração do </w:t>
      </w:r>
      <w:proofErr w:type="spellStart"/>
      <w:r w:rsidR="005A1731" w:rsidRPr="00DB708C">
        <w:rPr>
          <w:rStyle w:val="TF-COURIER9"/>
        </w:rPr>
        <w:t>NavMesh</w:t>
      </w:r>
      <w:proofErr w:type="spellEnd"/>
      <w:r w:rsidR="005A1731" w:rsidRPr="00DB708C">
        <w:t xml:space="preserve">. Com ele, é </w:t>
      </w:r>
      <w:r w:rsidR="005C3EEC" w:rsidRPr="00DB708C">
        <w:t>possível</w:t>
      </w:r>
      <w:r w:rsidR="005A1731" w:rsidRPr="00DB708C">
        <w:t xml:space="preserve">, por exemplo, selecionar e </w:t>
      </w:r>
      <w:r w:rsidR="005A1731" w:rsidRPr="00DB708C">
        <w:lastRenderedPageBreak/>
        <w:t xml:space="preserve">excluir certos obstáculos para </w:t>
      </w:r>
      <w:r w:rsidR="00A64164" w:rsidRPr="00DB708C">
        <w:t>a</w:t>
      </w:r>
      <w:r w:rsidR="005A1731" w:rsidRPr="00DB708C">
        <w:t xml:space="preserve">gentes específicos ou remover </w:t>
      </w:r>
      <w:proofErr w:type="spellStart"/>
      <w:r w:rsidR="005A1731" w:rsidRPr="00DB708C">
        <w:rPr>
          <w:rStyle w:val="TF-COURIER9"/>
        </w:rPr>
        <w:t>GameObjects</w:t>
      </w:r>
      <w:proofErr w:type="spellEnd"/>
      <w:r w:rsidR="005A1731" w:rsidRPr="00DB708C">
        <w:t xml:space="preserve"> específicos do processo de construção do </w:t>
      </w:r>
      <w:proofErr w:type="spellStart"/>
      <w:r w:rsidR="005A1731" w:rsidRPr="00DB708C">
        <w:rPr>
          <w:rStyle w:val="TF-COURIER9"/>
        </w:rPr>
        <w:t>NavMesh</w:t>
      </w:r>
      <w:proofErr w:type="spellEnd"/>
      <w:r w:rsidR="005A1731" w:rsidRPr="00DB708C">
        <w:t>.</w:t>
      </w:r>
      <w:r w:rsidR="005C3EEC" w:rsidRPr="00DB708C">
        <w:t xml:space="preserve"> </w:t>
      </w:r>
      <w:r w:rsidR="002125E8" w:rsidRPr="00DB708C">
        <w:t>Isto foi empregado na lógica da faixa de pedestres</w:t>
      </w:r>
      <w:r w:rsidR="005E4E5F" w:rsidRPr="00DB708C">
        <w:t xml:space="preserve">, </w:t>
      </w:r>
      <w:r w:rsidR="002125E8" w:rsidRPr="00DB708C">
        <w:t xml:space="preserve">na qual o </w:t>
      </w:r>
      <w:proofErr w:type="spellStart"/>
      <w:r w:rsidR="002125E8" w:rsidRPr="00DB708C">
        <w:rPr>
          <w:rStyle w:val="TF-COURIER9"/>
        </w:rPr>
        <w:t>GameObject</w:t>
      </w:r>
      <w:proofErr w:type="spellEnd"/>
      <w:r w:rsidR="002125E8" w:rsidRPr="00DB708C">
        <w:t xml:space="preserve"> </w:t>
      </w:r>
      <w:proofErr w:type="spellStart"/>
      <w:r w:rsidR="002125E8" w:rsidRPr="00DB708C">
        <w:rPr>
          <w:rStyle w:val="TF-COURIER9"/>
        </w:rPr>
        <w:t>faixa</w:t>
      </w:r>
      <w:r w:rsidR="002125E8" w:rsidRPr="00DB708C">
        <w:t>_</w:t>
      </w:r>
      <w:r w:rsidR="002125E8" w:rsidRPr="00DB708C">
        <w:rPr>
          <w:rStyle w:val="TF-COURIER9"/>
        </w:rPr>
        <w:t>pedestre</w:t>
      </w:r>
      <w:proofErr w:type="spellEnd"/>
      <w:r w:rsidR="002125E8" w:rsidRPr="00DB708C">
        <w:t xml:space="preserve"> recebeu o</w:t>
      </w:r>
      <w:r w:rsidR="00211F20" w:rsidRPr="00DB708C">
        <w:t xml:space="preserve"> </w:t>
      </w:r>
      <w:r w:rsidR="002125E8" w:rsidRPr="00DB708C">
        <w:t xml:space="preserve">componente </w:t>
      </w:r>
      <w:proofErr w:type="spellStart"/>
      <w:r w:rsidR="005E4E5F" w:rsidRPr="00DB708C">
        <w:rPr>
          <w:rStyle w:val="TF-COURIER9"/>
        </w:rPr>
        <w:t>NavMeshModifier</w:t>
      </w:r>
      <w:proofErr w:type="spellEnd"/>
      <w:r w:rsidR="005E4E5F" w:rsidRPr="00DB708C">
        <w:t xml:space="preserve">, e através da propriedade </w:t>
      </w:r>
      <w:proofErr w:type="spellStart"/>
      <w:r w:rsidR="005E4E5F" w:rsidRPr="00DB708C">
        <w:rPr>
          <w:rStyle w:val="TF-COURIER9"/>
        </w:rPr>
        <w:t>Override</w:t>
      </w:r>
      <w:proofErr w:type="spellEnd"/>
      <w:r w:rsidR="005E4E5F" w:rsidRPr="00DB708C">
        <w:rPr>
          <w:rStyle w:val="TF-COURIER9"/>
        </w:rPr>
        <w:t xml:space="preserve"> Area</w:t>
      </w:r>
      <w:r w:rsidR="005E4E5F" w:rsidRPr="00DB708C">
        <w:t xml:space="preserve">, a área foi definida como </w:t>
      </w:r>
      <w:proofErr w:type="spellStart"/>
      <w:r w:rsidR="005E4E5F" w:rsidRPr="00DB708C">
        <w:rPr>
          <w:rStyle w:val="TF-COURIER9"/>
        </w:rPr>
        <w:t>Not</w:t>
      </w:r>
      <w:proofErr w:type="spellEnd"/>
      <w:r w:rsidR="005E4E5F" w:rsidRPr="00DB708C">
        <w:rPr>
          <w:rStyle w:val="TF-COURIER9"/>
        </w:rPr>
        <w:t xml:space="preserve"> </w:t>
      </w:r>
      <w:proofErr w:type="spellStart"/>
      <w:r w:rsidR="005E4E5F" w:rsidRPr="00DB708C">
        <w:rPr>
          <w:rStyle w:val="TF-COURIER9"/>
        </w:rPr>
        <w:t>Walkable</w:t>
      </w:r>
      <w:proofErr w:type="spellEnd"/>
      <w:r w:rsidR="005E4E5F" w:rsidRPr="00DB708C">
        <w:t xml:space="preserve">, </w:t>
      </w:r>
      <w:r w:rsidR="00C833A6" w:rsidRPr="00DB708C">
        <w:t>que permite excluir a faixa</w:t>
      </w:r>
      <w:r w:rsidR="005E4E5F" w:rsidRPr="00DB708C">
        <w:t xml:space="preserve"> do processo de construção do </w:t>
      </w:r>
      <w:proofErr w:type="spellStart"/>
      <w:r w:rsidR="005E4E5F" w:rsidRPr="00DB708C">
        <w:rPr>
          <w:rStyle w:val="TF-COURIER9"/>
        </w:rPr>
        <w:t>NavMesh</w:t>
      </w:r>
      <w:proofErr w:type="spellEnd"/>
      <w:r w:rsidR="005E4E5F" w:rsidRPr="00DB708C">
        <w:t xml:space="preserve"> para os agentes </w:t>
      </w:r>
      <w:r w:rsidR="005E4E5F" w:rsidRPr="00DB708C">
        <w:rPr>
          <w:rStyle w:val="TF-COURIER9"/>
        </w:rPr>
        <w:t>Personagem</w:t>
      </w:r>
      <w:r w:rsidR="005E4E5F" w:rsidRPr="00DB708C">
        <w:t xml:space="preserve"> e </w:t>
      </w:r>
      <w:r w:rsidR="005E4E5F" w:rsidRPr="00DB708C">
        <w:rPr>
          <w:rStyle w:val="TF-COURIER9"/>
        </w:rPr>
        <w:t>NPC</w:t>
      </w:r>
      <w:r w:rsidR="005E4E5F" w:rsidRPr="00DB708C">
        <w:t>.</w:t>
      </w:r>
    </w:p>
    <w:p w14:paraId="08165A04" w14:textId="4DD748CE" w:rsidR="00AC7D50" w:rsidRPr="00DB708C" w:rsidRDefault="00D06E90" w:rsidP="00AC7D50">
      <w:pPr>
        <w:pStyle w:val="TF-TEXTO"/>
      </w:pPr>
      <w:r w:rsidRPr="00DB708C">
        <w:t xml:space="preserve">Nesse contexto, o componente é ativado quando o semáforo para pedestres está vermelho e desativado quando está verde. Isso significa que o </w:t>
      </w:r>
      <w:proofErr w:type="spellStart"/>
      <w:r w:rsidRPr="00DB708C">
        <w:rPr>
          <w:rStyle w:val="TF-COURIER9"/>
        </w:rPr>
        <w:t>NavMesh</w:t>
      </w:r>
      <w:proofErr w:type="spellEnd"/>
      <w:r w:rsidRPr="00DB708C">
        <w:t xml:space="preserve"> é atualizado em tempo real, permitindo a travessia na faixa de pedestres apenas quando o semáforo para pedestres está verde.</w:t>
      </w:r>
      <w:r w:rsidR="00101610" w:rsidRPr="00DB708C">
        <w:t xml:space="preserve"> O </w:t>
      </w:r>
      <w:r w:rsidR="001F58DF" w:rsidRPr="00DB708C">
        <w:t>Q</w:t>
      </w:r>
      <w:r w:rsidR="00101610" w:rsidRPr="00DB708C">
        <w:t xml:space="preserve">uadro </w:t>
      </w:r>
      <w:r w:rsidR="009E2096" w:rsidRPr="00DB708C">
        <w:t>8</w:t>
      </w:r>
      <w:r w:rsidR="00101610" w:rsidRPr="00DB708C">
        <w:t xml:space="preserve"> exemplifica o código utilizado</w:t>
      </w:r>
      <w:r w:rsidR="00B213C8" w:rsidRPr="00DB708C">
        <w:t xml:space="preserve"> no </w:t>
      </w:r>
      <w:r w:rsidR="00B213C8" w:rsidRPr="00DB708C">
        <w:rPr>
          <w:i/>
          <w:iCs/>
        </w:rPr>
        <w:t>script</w:t>
      </w:r>
      <w:r w:rsidR="00B213C8" w:rsidRPr="00DB708C">
        <w:t xml:space="preserve"> </w:t>
      </w:r>
      <w:proofErr w:type="spellStart"/>
      <w:r w:rsidR="00B213C8" w:rsidRPr="00DB708C">
        <w:rPr>
          <w:rStyle w:val="TF-COURIER9"/>
        </w:rPr>
        <w:t>ControlaSemaforo</w:t>
      </w:r>
      <w:proofErr w:type="spellEnd"/>
      <w:r w:rsidR="00101610" w:rsidRPr="00DB708C">
        <w:t xml:space="preserve"> para </w:t>
      </w:r>
      <w:r w:rsidR="00B213C8" w:rsidRPr="00DB708C">
        <w:t xml:space="preserve">atualização para o sinal verde e reconstrução do </w:t>
      </w:r>
      <w:proofErr w:type="spellStart"/>
      <w:r w:rsidR="00B213C8" w:rsidRPr="00DB708C">
        <w:rPr>
          <w:rStyle w:val="TF-COURIER9"/>
        </w:rPr>
        <w:t>NavMesh</w:t>
      </w:r>
      <w:proofErr w:type="spellEnd"/>
      <w:r w:rsidR="00B213C8" w:rsidRPr="00DB708C">
        <w:t>.</w:t>
      </w:r>
    </w:p>
    <w:p w14:paraId="0B0F9734" w14:textId="66514AC4" w:rsidR="00AC7D50" w:rsidRPr="00DB708C" w:rsidRDefault="00AC7D50" w:rsidP="00AC7D50">
      <w:pPr>
        <w:pStyle w:val="TF-LEGENDA"/>
      </w:pPr>
      <w:r w:rsidRPr="00DB708C">
        <w:t xml:space="preserve">Quadro </w:t>
      </w:r>
      <w:r w:rsidR="009E2096" w:rsidRPr="00DB708C">
        <w:t>8</w:t>
      </w:r>
      <w:r w:rsidRPr="00DB708C">
        <w:t xml:space="preserve"> –Trecho de código responsável pela alteração do semáforo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03"/>
      </w:tblGrid>
      <w:tr w:rsidR="00D41922" w:rsidRPr="00DB708C" w14:paraId="79BB068A" w14:textId="77777777" w:rsidTr="002A0470">
        <w:trPr>
          <w:trHeight w:val="3932"/>
        </w:trPr>
        <w:tc>
          <w:tcPr>
            <w:tcW w:w="9603" w:type="dxa"/>
          </w:tcPr>
          <w:p w14:paraId="557ACFE3" w14:textId="77777777" w:rsidR="00D41922" w:rsidRPr="00DB708C" w:rsidRDefault="00D41922" w:rsidP="002A0470">
            <w:pPr>
              <w:pStyle w:val="TF-CDIGO-FONTE"/>
              <w:rPr>
                <w:lang w:val="pt-BR"/>
                <w:rPrChange w:id="376" w:author="Dalton Solano dos Reis" w:date="2023-12-05T10:12:00Z">
                  <w:rPr/>
                </w:rPrChange>
              </w:rPr>
            </w:pPr>
            <w:proofErr w:type="spellStart"/>
            <w:r w:rsidRPr="00DB708C">
              <w:rPr>
                <w:lang w:val="pt-BR"/>
                <w:rPrChange w:id="377" w:author="Dalton Solano dos Reis" w:date="2023-12-05T10:12:00Z">
                  <w:rPr/>
                </w:rPrChange>
              </w:rPr>
              <w:t>IEnumerator</w:t>
            </w:r>
            <w:proofErr w:type="spellEnd"/>
            <w:r w:rsidRPr="00DB708C">
              <w:rPr>
                <w:lang w:val="pt-BR"/>
                <w:rPrChange w:id="378" w:author="Dalton Solano dos Reis" w:date="2023-12-05T10:12:00Z">
                  <w:rPr/>
                </w:rPrChange>
              </w:rPr>
              <w:t xml:space="preserve"> </w:t>
            </w:r>
            <w:proofErr w:type="spellStart"/>
            <w:proofErr w:type="gramStart"/>
            <w:r w:rsidRPr="00DB708C">
              <w:rPr>
                <w:lang w:val="pt-BR"/>
                <w:rPrChange w:id="379" w:author="Dalton Solano dos Reis" w:date="2023-12-05T10:12:00Z">
                  <w:rPr/>
                </w:rPrChange>
              </w:rPr>
              <w:t>SinalVerde</w:t>
            </w:r>
            <w:proofErr w:type="spellEnd"/>
            <w:r w:rsidRPr="00DB708C">
              <w:rPr>
                <w:lang w:val="pt-BR"/>
                <w:rPrChange w:id="380" w:author="Dalton Solano dos Reis" w:date="2023-12-05T10:12:00Z">
                  <w:rPr/>
                </w:rPrChange>
              </w:rPr>
              <w:t>(</w:t>
            </w:r>
            <w:proofErr w:type="gramEnd"/>
            <w:r w:rsidRPr="00DB708C">
              <w:rPr>
                <w:lang w:val="pt-BR"/>
                <w:rPrChange w:id="381" w:author="Dalton Solano dos Reis" w:date="2023-12-05T10:12:00Z">
                  <w:rPr/>
                </w:rPrChange>
              </w:rPr>
              <w:t>)</w:t>
            </w:r>
          </w:p>
          <w:p w14:paraId="638620D0" w14:textId="77777777" w:rsidR="00D41922" w:rsidRPr="00DB708C" w:rsidRDefault="00D41922" w:rsidP="002A0470">
            <w:pPr>
              <w:pStyle w:val="TF-CDIGO-FONTE"/>
              <w:rPr>
                <w:lang w:val="pt-BR"/>
                <w:rPrChange w:id="382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83" w:author="Dalton Solano dos Reis" w:date="2023-12-05T10:12:00Z">
                  <w:rPr/>
                </w:rPrChange>
              </w:rPr>
              <w:t xml:space="preserve">    {</w:t>
            </w:r>
          </w:p>
          <w:p w14:paraId="2BA5B43D" w14:textId="77777777" w:rsidR="00D41922" w:rsidRPr="00DB708C" w:rsidRDefault="00D41922" w:rsidP="002A0470">
            <w:pPr>
              <w:pStyle w:val="TF-CDIGO-FONTE"/>
              <w:rPr>
                <w:lang w:val="pt-BR"/>
                <w:rPrChange w:id="384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85" w:author="Dalton Solano dos Reis" w:date="2023-12-05T10:12:00Z">
                  <w:rPr/>
                </w:rPrChange>
              </w:rPr>
              <w:t xml:space="preserve">        //espera antes de ficar verde</w:t>
            </w:r>
          </w:p>
          <w:p w14:paraId="0F00587D" w14:textId="77777777" w:rsidR="00D41922" w:rsidRPr="00A04D3D" w:rsidRDefault="00D41922" w:rsidP="002A0470">
            <w:pPr>
              <w:pStyle w:val="TF-CDIGO-FONTE"/>
              <w:rPr>
                <w:rPrChange w:id="386" w:author="Dalton Solano dos Reis" w:date="2023-12-05T10:33:00Z">
                  <w:rPr>
                    <w:lang w:val="pt-BR"/>
                  </w:rPr>
                </w:rPrChange>
              </w:rPr>
            </w:pPr>
            <w:r w:rsidRPr="00DB708C">
              <w:rPr>
                <w:lang w:val="pt-BR"/>
                <w:rPrChange w:id="387" w:author="Dalton Solano dos Reis" w:date="2023-12-05T10:12:00Z">
                  <w:rPr/>
                </w:rPrChange>
              </w:rPr>
              <w:t xml:space="preserve">        </w:t>
            </w:r>
            <w:r w:rsidRPr="00A04D3D">
              <w:rPr>
                <w:rPrChange w:id="388" w:author="Dalton Solano dos Reis" w:date="2023-12-05T10:33:00Z">
                  <w:rPr>
                    <w:lang w:val="pt-BR"/>
                  </w:rPr>
                </w:rPrChange>
              </w:rPr>
              <w:t xml:space="preserve">yield return new </w:t>
            </w:r>
            <w:proofErr w:type="spellStart"/>
            <w:r w:rsidRPr="00A04D3D">
              <w:rPr>
                <w:rPrChange w:id="389" w:author="Dalton Solano dos Reis" w:date="2023-12-05T10:33:00Z">
                  <w:rPr>
                    <w:lang w:val="pt-BR"/>
                  </w:rPr>
                </w:rPrChange>
              </w:rPr>
              <w:t>WaitForSeconds</w:t>
            </w:r>
            <w:proofErr w:type="spellEnd"/>
            <w:r w:rsidRPr="00A04D3D">
              <w:rPr>
                <w:rPrChange w:id="390" w:author="Dalton Solano dos Reis" w:date="2023-12-05T10:33:00Z">
                  <w:rPr>
                    <w:lang w:val="pt-BR"/>
                  </w:rPr>
                </w:rPrChange>
              </w:rPr>
              <w:t>(8f</w:t>
            </w:r>
            <w:proofErr w:type="gramStart"/>
            <w:r w:rsidRPr="00A04D3D">
              <w:rPr>
                <w:rPrChange w:id="391" w:author="Dalton Solano dos Reis" w:date="2023-12-05T10:33:00Z">
                  <w:rPr>
                    <w:lang w:val="pt-BR"/>
                  </w:rPr>
                </w:rPrChange>
              </w:rPr>
              <w:t>);</w:t>
            </w:r>
            <w:proofErr w:type="gramEnd"/>
          </w:p>
          <w:p w14:paraId="1B4F5C19" w14:textId="77777777" w:rsidR="00D41922" w:rsidRPr="00A04D3D" w:rsidRDefault="00D41922" w:rsidP="002A0470">
            <w:pPr>
              <w:pStyle w:val="TF-CDIGO-FONTE"/>
              <w:rPr>
                <w:rPrChange w:id="392" w:author="Dalton Solano dos Reis" w:date="2023-12-05T10:33:00Z">
                  <w:rPr>
                    <w:lang w:val="pt-BR"/>
                  </w:rPr>
                </w:rPrChange>
              </w:rPr>
            </w:pPr>
          </w:p>
          <w:p w14:paraId="4E8CF6C2" w14:textId="77777777" w:rsidR="00D41922" w:rsidRPr="00DB708C" w:rsidRDefault="00D41922" w:rsidP="002A0470">
            <w:pPr>
              <w:pStyle w:val="TF-CDIGO-FONTE"/>
              <w:rPr>
                <w:lang w:val="pt-BR"/>
                <w:rPrChange w:id="393" w:author="Dalton Solano dos Reis" w:date="2023-12-05T10:12:00Z">
                  <w:rPr/>
                </w:rPrChange>
              </w:rPr>
            </w:pPr>
            <w:r w:rsidRPr="00A04D3D">
              <w:rPr>
                <w:rPrChange w:id="394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r w:rsidRPr="00DB708C">
              <w:rPr>
                <w:lang w:val="pt-BR"/>
                <w:rPrChange w:id="395" w:author="Dalton Solano dos Reis" w:date="2023-12-05T10:12:00Z">
                  <w:rPr/>
                </w:rPrChange>
              </w:rPr>
              <w:t>sinalVerde.GetComponent&lt;MeshRenderer&gt;(</w:t>
            </w:r>
            <w:proofErr w:type="gramStart"/>
            <w:r w:rsidRPr="00DB708C">
              <w:rPr>
                <w:lang w:val="pt-BR"/>
                <w:rPrChange w:id="396" w:author="Dalton Solano dos Reis" w:date="2023-12-05T10:12:00Z">
                  <w:rPr/>
                </w:rPrChange>
              </w:rPr>
              <w:t>).SetMaterials</w:t>
            </w:r>
            <w:proofErr w:type="gramEnd"/>
            <w:r w:rsidRPr="00DB708C">
              <w:rPr>
                <w:lang w:val="pt-BR"/>
                <w:rPrChange w:id="397" w:author="Dalton Solano dos Reis" w:date="2023-12-05T10:12:00Z">
                  <w:rPr/>
                </w:rPrChange>
              </w:rPr>
              <w:t>(materialsVerde);</w:t>
            </w:r>
          </w:p>
          <w:p w14:paraId="10E35BDA" w14:textId="77777777" w:rsidR="00D41922" w:rsidRPr="00DB708C" w:rsidRDefault="00D41922" w:rsidP="002A0470">
            <w:pPr>
              <w:pStyle w:val="TF-CDIGO-FONTE"/>
              <w:rPr>
                <w:lang w:val="pt-BR"/>
                <w:rPrChange w:id="398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399" w:author="Dalton Solano dos Reis" w:date="2023-12-05T10:12:00Z">
                  <w:rPr/>
                </w:rPrChange>
              </w:rPr>
              <w:t xml:space="preserve">        sinalVermelho.GetComponent&lt;MeshRenderer&gt;(</w:t>
            </w:r>
            <w:proofErr w:type="gramStart"/>
            <w:r w:rsidRPr="00DB708C">
              <w:rPr>
                <w:lang w:val="pt-BR"/>
                <w:rPrChange w:id="400" w:author="Dalton Solano dos Reis" w:date="2023-12-05T10:12:00Z">
                  <w:rPr/>
                </w:rPrChange>
              </w:rPr>
              <w:t>).SetMaterials</w:t>
            </w:r>
            <w:proofErr w:type="gramEnd"/>
            <w:r w:rsidRPr="00DB708C">
              <w:rPr>
                <w:lang w:val="pt-BR"/>
                <w:rPrChange w:id="401" w:author="Dalton Solano dos Reis" w:date="2023-12-05T10:12:00Z">
                  <w:rPr/>
                </w:rPrChange>
              </w:rPr>
              <w:t>(materialsPreto);</w:t>
            </w:r>
          </w:p>
          <w:p w14:paraId="7D4778D5" w14:textId="77777777" w:rsidR="00D41922" w:rsidRPr="00DB708C" w:rsidRDefault="00D41922" w:rsidP="002A0470">
            <w:pPr>
              <w:pStyle w:val="TF-CDIGO-FONTE"/>
              <w:rPr>
                <w:lang w:val="pt-BR"/>
                <w:rPrChange w:id="402" w:author="Dalton Solano dos Reis" w:date="2023-12-05T10:12:00Z">
                  <w:rPr/>
                </w:rPrChange>
              </w:rPr>
            </w:pPr>
          </w:p>
          <w:p w14:paraId="39F37DE3" w14:textId="77777777" w:rsidR="00D41922" w:rsidRPr="00A04D3D" w:rsidRDefault="00D41922" w:rsidP="002A0470">
            <w:pPr>
              <w:pStyle w:val="TF-CDIGO-FONTE"/>
              <w:rPr>
                <w:rPrChange w:id="403" w:author="Dalton Solano dos Reis" w:date="2023-12-05T10:33:00Z">
                  <w:rPr>
                    <w:lang w:val="pt-BR"/>
                  </w:rPr>
                </w:rPrChange>
              </w:rPr>
            </w:pPr>
            <w:r w:rsidRPr="00DB708C">
              <w:rPr>
                <w:lang w:val="pt-BR"/>
                <w:rPrChange w:id="404" w:author="Dalton Solano dos Reis" w:date="2023-12-05T10:12:00Z">
                  <w:rPr/>
                </w:rPrChange>
              </w:rPr>
              <w:t xml:space="preserve">        </w:t>
            </w:r>
            <w:proofErr w:type="spellStart"/>
            <w:r w:rsidRPr="00A04D3D">
              <w:rPr>
                <w:rPrChange w:id="405" w:author="Dalton Solano dos Reis" w:date="2023-12-05T10:33:00Z">
                  <w:rPr>
                    <w:lang w:val="pt-BR"/>
                  </w:rPr>
                </w:rPrChange>
              </w:rPr>
              <w:t>faixaPedestre.GetComponent</w:t>
            </w:r>
            <w:proofErr w:type="spellEnd"/>
            <w:r w:rsidRPr="00A04D3D">
              <w:rPr>
                <w:rPrChange w:id="406" w:author="Dalton Solano dos Reis" w:date="2023-12-05T10:33:00Z">
                  <w:rPr>
                    <w:lang w:val="pt-BR"/>
                  </w:rPr>
                </w:rPrChange>
              </w:rPr>
              <w:t>&lt;</w:t>
            </w:r>
            <w:proofErr w:type="spellStart"/>
            <w:r w:rsidRPr="00A04D3D">
              <w:rPr>
                <w:rPrChange w:id="407" w:author="Dalton Solano dos Reis" w:date="2023-12-05T10:33:00Z">
                  <w:rPr>
                    <w:lang w:val="pt-BR"/>
                  </w:rPr>
                </w:rPrChange>
              </w:rPr>
              <w:t>NavMeshModifier</w:t>
            </w:r>
            <w:proofErr w:type="spellEnd"/>
            <w:proofErr w:type="gramStart"/>
            <w:r w:rsidRPr="00A04D3D">
              <w:rPr>
                <w:rPrChange w:id="408" w:author="Dalton Solano dos Reis" w:date="2023-12-05T10:33:00Z">
                  <w:rPr>
                    <w:lang w:val="pt-BR"/>
                  </w:rPr>
                </w:rPrChange>
              </w:rPr>
              <w:t>&gt;(</w:t>
            </w:r>
            <w:proofErr w:type="gramEnd"/>
            <w:r w:rsidRPr="00A04D3D">
              <w:rPr>
                <w:rPrChange w:id="409" w:author="Dalton Solano dos Reis" w:date="2023-12-05T10:33:00Z">
                  <w:rPr>
                    <w:lang w:val="pt-BR"/>
                  </w:rPr>
                </w:rPrChange>
              </w:rPr>
              <w:t>).enabled = false;</w:t>
            </w:r>
          </w:p>
          <w:p w14:paraId="4D3146B4" w14:textId="77777777" w:rsidR="00D41922" w:rsidRPr="00DB708C" w:rsidRDefault="00D41922" w:rsidP="002A0470">
            <w:pPr>
              <w:pStyle w:val="TF-CDIGO-FONTE"/>
              <w:rPr>
                <w:lang w:val="pt-BR"/>
                <w:rPrChange w:id="410" w:author="Dalton Solano dos Reis" w:date="2023-12-05T10:12:00Z">
                  <w:rPr/>
                </w:rPrChange>
              </w:rPr>
            </w:pPr>
            <w:r w:rsidRPr="00A04D3D">
              <w:rPr>
                <w:rPrChange w:id="411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proofErr w:type="spellStart"/>
            <w:proofErr w:type="gramStart"/>
            <w:r w:rsidRPr="00DB708C">
              <w:rPr>
                <w:lang w:val="pt-BR"/>
                <w:rPrChange w:id="412" w:author="Dalton Solano dos Reis" w:date="2023-12-05T10:12:00Z">
                  <w:rPr/>
                </w:rPrChange>
              </w:rPr>
              <w:t>ReconstruirNavmesh</w:t>
            </w:r>
            <w:proofErr w:type="spellEnd"/>
            <w:r w:rsidRPr="00DB708C">
              <w:rPr>
                <w:lang w:val="pt-BR"/>
                <w:rPrChange w:id="413" w:author="Dalton Solano dos Reis" w:date="2023-12-05T10:12:00Z">
                  <w:rPr/>
                </w:rPrChange>
              </w:rPr>
              <w:t>(</w:t>
            </w:r>
            <w:proofErr w:type="gramEnd"/>
            <w:r w:rsidRPr="00DB708C">
              <w:rPr>
                <w:lang w:val="pt-BR"/>
                <w:rPrChange w:id="414" w:author="Dalton Solano dos Reis" w:date="2023-12-05T10:12:00Z">
                  <w:rPr/>
                </w:rPrChange>
              </w:rPr>
              <w:t>);</w:t>
            </w:r>
          </w:p>
          <w:p w14:paraId="76724E0A" w14:textId="77777777" w:rsidR="00D41922" w:rsidRPr="00DB708C" w:rsidRDefault="00D41922" w:rsidP="002A0470">
            <w:pPr>
              <w:pStyle w:val="TF-CDIGO-FONTE"/>
              <w:rPr>
                <w:lang w:val="pt-BR"/>
                <w:rPrChange w:id="415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416" w:author="Dalton Solano dos Reis" w:date="2023-12-05T10:12:00Z">
                  <w:rPr/>
                </w:rPrChange>
              </w:rPr>
              <w:t xml:space="preserve">        //fica verde depois vermelho novamente</w:t>
            </w:r>
          </w:p>
          <w:p w14:paraId="1A28CFFE" w14:textId="77777777" w:rsidR="00D41922" w:rsidRPr="00A04D3D" w:rsidRDefault="00D41922" w:rsidP="002A0470">
            <w:pPr>
              <w:pStyle w:val="TF-CDIGO-FONTE"/>
              <w:rPr>
                <w:rPrChange w:id="417" w:author="Dalton Solano dos Reis" w:date="2023-12-05T10:33:00Z">
                  <w:rPr>
                    <w:lang w:val="pt-BR"/>
                  </w:rPr>
                </w:rPrChange>
              </w:rPr>
            </w:pPr>
            <w:r w:rsidRPr="00DB708C">
              <w:rPr>
                <w:lang w:val="pt-BR"/>
                <w:rPrChange w:id="418" w:author="Dalton Solano dos Reis" w:date="2023-12-05T10:12:00Z">
                  <w:rPr/>
                </w:rPrChange>
              </w:rPr>
              <w:t xml:space="preserve">        </w:t>
            </w:r>
            <w:r w:rsidRPr="00A04D3D">
              <w:rPr>
                <w:rPrChange w:id="419" w:author="Dalton Solano dos Reis" w:date="2023-12-05T10:33:00Z">
                  <w:rPr>
                    <w:lang w:val="pt-BR"/>
                  </w:rPr>
                </w:rPrChange>
              </w:rPr>
              <w:t xml:space="preserve">yield return new </w:t>
            </w:r>
            <w:proofErr w:type="spellStart"/>
            <w:r w:rsidRPr="00A04D3D">
              <w:rPr>
                <w:rPrChange w:id="420" w:author="Dalton Solano dos Reis" w:date="2023-12-05T10:33:00Z">
                  <w:rPr>
                    <w:lang w:val="pt-BR"/>
                  </w:rPr>
                </w:rPrChange>
              </w:rPr>
              <w:t>WaitForSeconds</w:t>
            </w:r>
            <w:proofErr w:type="spellEnd"/>
            <w:r w:rsidRPr="00A04D3D">
              <w:rPr>
                <w:rPrChange w:id="421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spellStart"/>
            <w:r w:rsidRPr="00A04D3D">
              <w:rPr>
                <w:rPrChange w:id="422" w:author="Dalton Solano dos Reis" w:date="2023-12-05T10:33:00Z">
                  <w:rPr>
                    <w:lang w:val="pt-BR"/>
                  </w:rPr>
                </w:rPrChange>
              </w:rPr>
              <w:t>duracaoVerde</w:t>
            </w:r>
            <w:proofErr w:type="spellEnd"/>
            <w:proofErr w:type="gramStart"/>
            <w:r w:rsidRPr="00A04D3D">
              <w:rPr>
                <w:rPrChange w:id="423" w:author="Dalton Solano dos Reis" w:date="2023-12-05T10:33:00Z">
                  <w:rPr>
                    <w:lang w:val="pt-BR"/>
                  </w:rPr>
                </w:rPrChange>
              </w:rPr>
              <w:t>);</w:t>
            </w:r>
            <w:proofErr w:type="gramEnd"/>
          </w:p>
          <w:p w14:paraId="2AC00E94" w14:textId="77777777" w:rsidR="00D41922" w:rsidRPr="00A04D3D" w:rsidRDefault="00D41922" w:rsidP="002A0470">
            <w:pPr>
              <w:pStyle w:val="TF-CDIGO-FONTE"/>
              <w:rPr>
                <w:rPrChange w:id="424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425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proofErr w:type="spellStart"/>
            <w:proofErr w:type="gramStart"/>
            <w:r w:rsidRPr="00A04D3D">
              <w:rPr>
                <w:rPrChange w:id="426" w:author="Dalton Solano dos Reis" w:date="2023-12-05T10:33:00Z">
                  <w:rPr>
                    <w:lang w:val="pt-BR"/>
                  </w:rPr>
                </w:rPrChange>
              </w:rPr>
              <w:t>SinalVermelho</w:t>
            </w:r>
            <w:proofErr w:type="spellEnd"/>
            <w:r w:rsidRPr="00A04D3D">
              <w:rPr>
                <w:rPrChange w:id="427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gramEnd"/>
            <w:r w:rsidRPr="00A04D3D">
              <w:rPr>
                <w:rPrChange w:id="428" w:author="Dalton Solano dos Reis" w:date="2023-12-05T10:33:00Z">
                  <w:rPr>
                    <w:lang w:val="pt-BR"/>
                  </w:rPr>
                </w:rPrChange>
              </w:rPr>
              <w:t>);</w:t>
            </w:r>
          </w:p>
          <w:p w14:paraId="24FC0C4C" w14:textId="77777777" w:rsidR="00D41922" w:rsidRPr="00A04D3D" w:rsidRDefault="00D41922" w:rsidP="002A0470">
            <w:pPr>
              <w:pStyle w:val="TF-CDIGO-FONTE"/>
              <w:rPr>
                <w:rPrChange w:id="429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430" w:author="Dalton Solano dos Reis" w:date="2023-12-05T10:33:00Z">
                  <w:rPr>
                    <w:lang w:val="pt-BR"/>
                  </w:rPr>
                </w:rPrChange>
              </w:rPr>
              <w:t xml:space="preserve">    }</w:t>
            </w:r>
          </w:p>
          <w:p w14:paraId="747092DA" w14:textId="77777777" w:rsidR="00D41922" w:rsidRPr="00A04D3D" w:rsidRDefault="00D41922" w:rsidP="002A0470">
            <w:pPr>
              <w:pStyle w:val="TF-CDIGO-FONTE"/>
              <w:rPr>
                <w:rPrChange w:id="431" w:author="Dalton Solano dos Reis" w:date="2023-12-05T10:33:00Z">
                  <w:rPr>
                    <w:lang w:val="pt-BR"/>
                  </w:rPr>
                </w:rPrChange>
              </w:rPr>
            </w:pPr>
          </w:p>
          <w:p w14:paraId="1DBEADD5" w14:textId="77777777" w:rsidR="00D41922" w:rsidRPr="00A04D3D" w:rsidRDefault="00D41922" w:rsidP="002A0470">
            <w:pPr>
              <w:pStyle w:val="TF-CDIGO-FONTE"/>
              <w:rPr>
                <w:rPrChange w:id="432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433" w:author="Dalton Solano dos Reis" w:date="2023-12-05T10:33:00Z">
                  <w:rPr>
                    <w:lang w:val="pt-BR"/>
                  </w:rPr>
                </w:rPrChange>
              </w:rPr>
              <w:t xml:space="preserve">    private void </w:t>
            </w:r>
            <w:proofErr w:type="spellStart"/>
            <w:proofErr w:type="gramStart"/>
            <w:r w:rsidRPr="00A04D3D">
              <w:rPr>
                <w:rPrChange w:id="434" w:author="Dalton Solano dos Reis" w:date="2023-12-05T10:33:00Z">
                  <w:rPr>
                    <w:lang w:val="pt-BR"/>
                  </w:rPr>
                </w:rPrChange>
              </w:rPr>
              <w:t>ReconstruirNavmesh</w:t>
            </w:r>
            <w:proofErr w:type="spellEnd"/>
            <w:r w:rsidRPr="00A04D3D">
              <w:rPr>
                <w:rPrChange w:id="435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gramEnd"/>
            <w:r w:rsidRPr="00A04D3D">
              <w:rPr>
                <w:rPrChange w:id="436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371F88F0" w14:textId="77777777" w:rsidR="00D41922" w:rsidRPr="00A04D3D" w:rsidRDefault="00D41922" w:rsidP="002A0470">
            <w:pPr>
              <w:pStyle w:val="TF-CDIGO-FONTE"/>
              <w:rPr>
                <w:rPrChange w:id="437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438" w:author="Dalton Solano dos Reis" w:date="2023-12-05T10:33:00Z">
                  <w:rPr>
                    <w:lang w:val="pt-BR"/>
                  </w:rPr>
                </w:rPrChange>
              </w:rPr>
              <w:t xml:space="preserve">    {</w:t>
            </w:r>
          </w:p>
          <w:p w14:paraId="4FD540BE" w14:textId="77777777" w:rsidR="00D41922" w:rsidRPr="00A04D3D" w:rsidRDefault="00D41922" w:rsidP="002A0470">
            <w:pPr>
              <w:pStyle w:val="TF-CDIGO-FONTE"/>
              <w:rPr>
                <w:rPrChange w:id="439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440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proofErr w:type="spellStart"/>
            <w:r w:rsidRPr="00A04D3D">
              <w:rPr>
                <w:rPrChange w:id="441" w:author="Dalton Solano dos Reis" w:date="2023-12-05T10:33:00Z">
                  <w:rPr>
                    <w:lang w:val="pt-BR"/>
                  </w:rPr>
                </w:rPrChange>
              </w:rPr>
              <w:t>navMeshPersonagem.UpdateNavMesh</w:t>
            </w:r>
            <w:proofErr w:type="spellEnd"/>
            <w:r w:rsidRPr="00A04D3D">
              <w:rPr>
                <w:rPrChange w:id="442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spellStart"/>
            <w:r w:rsidRPr="00A04D3D">
              <w:rPr>
                <w:rPrChange w:id="443" w:author="Dalton Solano dos Reis" w:date="2023-12-05T10:33:00Z">
                  <w:rPr>
                    <w:lang w:val="pt-BR"/>
                  </w:rPr>
                </w:rPrChange>
              </w:rPr>
              <w:t>navMeshPersonagem.navMeshData</w:t>
            </w:r>
            <w:proofErr w:type="spellEnd"/>
            <w:proofErr w:type="gramStart"/>
            <w:r w:rsidRPr="00A04D3D">
              <w:rPr>
                <w:rPrChange w:id="444" w:author="Dalton Solano dos Reis" w:date="2023-12-05T10:33:00Z">
                  <w:rPr>
                    <w:lang w:val="pt-BR"/>
                  </w:rPr>
                </w:rPrChange>
              </w:rPr>
              <w:t>);</w:t>
            </w:r>
            <w:proofErr w:type="gramEnd"/>
          </w:p>
          <w:p w14:paraId="4321A5E5" w14:textId="77777777" w:rsidR="00D41922" w:rsidRPr="00B47299" w:rsidRDefault="00D41922" w:rsidP="002A0470">
            <w:pPr>
              <w:pStyle w:val="TF-CDIGO-FONTE"/>
            </w:pPr>
            <w:r w:rsidRPr="00A04D3D">
              <w:rPr>
                <w:rPrChange w:id="445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r w:rsidRPr="00B47299">
              <w:t>navMeshCarro.UpdateNavMesh(navMeshCarro.navMeshData);</w:t>
            </w:r>
          </w:p>
          <w:p w14:paraId="31BEA48A" w14:textId="7CE6191B" w:rsidR="00D41922" w:rsidRPr="00DB708C" w:rsidRDefault="00D41922" w:rsidP="002A0470">
            <w:pPr>
              <w:pStyle w:val="TF-CDIGO-FONTE"/>
              <w:rPr>
                <w:lang w:val="pt-BR"/>
              </w:rPr>
            </w:pPr>
            <w:r w:rsidRPr="00B47299">
              <w:t xml:space="preserve">    </w:t>
            </w:r>
            <w:r w:rsidRPr="00DB708C">
              <w:rPr>
                <w:lang w:val="pt-BR"/>
              </w:rPr>
              <w:t>}</w:t>
            </w:r>
          </w:p>
        </w:tc>
      </w:tr>
    </w:tbl>
    <w:p w14:paraId="2EDA876F" w14:textId="2BF8E0A2" w:rsidR="00A0207F" w:rsidRPr="00DB708C" w:rsidRDefault="00AC7D50" w:rsidP="00AC7D50">
      <w:pPr>
        <w:pStyle w:val="TF-FONTE"/>
      </w:pPr>
      <w:r w:rsidRPr="00DB708C">
        <w:t>Fonte: elaborado pelo autor.</w:t>
      </w:r>
    </w:p>
    <w:p w14:paraId="05AD8CB0" w14:textId="7B013701" w:rsidR="002C525A" w:rsidRPr="00DB708C" w:rsidRDefault="00F21918" w:rsidP="00584E0E">
      <w:pPr>
        <w:pStyle w:val="TF-TEXTO"/>
        <w:rPr>
          <w:rStyle w:val="TF-COURIER9"/>
          <w:rFonts w:ascii="Times New Roman" w:hAnsi="Times New Roman"/>
          <w:sz w:val="20"/>
        </w:rPr>
      </w:pPr>
      <w:r w:rsidRPr="00DB708C">
        <w:rPr>
          <w:rStyle w:val="TF-COURIER9"/>
          <w:rFonts w:ascii="Times New Roman" w:hAnsi="Times New Roman"/>
          <w:sz w:val="20"/>
        </w:rPr>
        <w:t xml:space="preserve">O movimento dos </w:t>
      </w:r>
      <w:r w:rsidR="00BC349D" w:rsidRPr="00DB708C">
        <w:rPr>
          <w:rStyle w:val="TF-COURIER9"/>
          <w:rFonts w:ascii="Times New Roman" w:hAnsi="Times New Roman"/>
          <w:sz w:val="20"/>
        </w:rPr>
        <w:t xml:space="preserve">Non-Player </w:t>
      </w:r>
      <w:proofErr w:type="spellStart"/>
      <w:r w:rsidR="00BC349D" w:rsidRPr="00DB708C">
        <w:rPr>
          <w:rStyle w:val="TF-COURIER9"/>
          <w:rFonts w:ascii="Times New Roman" w:hAnsi="Times New Roman"/>
          <w:sz w:val="20"/>
        </w:rPr>
        <w:t>Characters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(</w:t>
      </w:r>
      <w:proofErr w:type="spellStart"/>
      <w:r w:rsidRPr="00DB708C">
        <w:rPr>
          <w:rStyle w:val="TF-COURIER9"/>
          <w:rFonts w:ascii="Times New Roman" w:hAnsi="Times New Roman"/>
          <w:sz w:val="20"/>
        </w:rPr>
        <w:t>NPCs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), incluindo pedestres e veículos, foi implementado através de um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denominado </w:t>
      </w:r>
      <w:proofErr w:type="spellStart"/>
      <w:r w:rsidRPr="00DB708C">
        <w:rPr>
          <w:rStyle w:val="TF-COURIER9"/>
        </w:rPr>
        <w:t>MovimentaNPC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. Para isso, </w:t>
      </w:r>
      <w:r w:rsidR="00BC349D" w:rsidRPr="00DB708C">
        <w:rPr>
          <w:rStyle w:val="TF-COURIER9"/>
          <w:rFonts w:ascii="Times New Roman" w:hAnsi="Times New Roman"/>
          <w:sz w:val="20"/>
        </w:rPr>
        <w:t>foi estabelecido</w:t>
      </w:r>
      <w:r w:rsidRPr="00DB708C">
        <w:rPr>
          <w:rStyle w:val="TF-COURIER9"/>
          <w:rFonts w:ascii="Times New Roman" w:hAnsi="Times New Roman"/>
          <w:sz w:val="20"/>
        </w:rPr>
        <w:t xml:space="preserve"> uma série de </w:t>
      </w:r>
      <w:r w:rsidR="00AB16DC" w:rsidRPr="00DB708C">
        <w:rPr>
          <w:rStyle w:val="TF-COURIER9"/>
          <w:rFonts w:ascii="Times New Roman" w:hAnsi="Times New Roman"/>
          <w:sz w:val="20"/>
        </w:rPr>
        <w:t>pontos de referência</w:t>
      </w:r>
      <w:r w:rsidRPr="00DB708C">
        <w:rPr>
          <w:rStyle w:val="TF-COURIER9"/>
          <w:rFonts w:ascii="Times New Roman" w:hAnsi="Times New Roman"/>
          <w:sz w:val="20"/>
        </w:rPr>
        <w:t xml:space="preserve"> na cena, os quais foram integrados ao código</w:t>
      </w:r>
      <w:r w:rsidR="00AB16DC" w:rsidRPr="00DB708C">
        <w:rPr>
          <w:rStyle w:val="TF-COURIER9"/>
          <w:rFonts w:ascii="Times New Roman" w:hAnsi="Times New Roman"/>
          <w:sz w:val="20"/>
        </w:rPr>
        <w:t xml:space="preserve"> do </w:t>
      </w:r>
      <w:r w:rsidR="00AB16DC"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. Esses pontos de </w:t>
      </w:r>
      <w:r w:rsidR="00AB16DC" w:rsidRPr="00DB708C">
        <w:rPr>
          <w:rStyle w:val="TF-COURIER9"/>
          <w:rFonts w:ascii="Times New Roman" w:hAnsi="Times New Roman"/>
          <w:sz w:val="20"/>
        </w:rPr>
        <w:t>referência</w:t>
      </w:r>
      <w:r w:rsidRPr="00DB708C">
        <w:rPr>
          <w:rStyle w:val="TF-COURIER9"/>
          <w:rFonts w:ascii="Times New Roman" w:hAnsi="Times New Roman"/>
          <w:sz w:val="20"/>
        </w:rPr>
        <w:t xml:space="preserve"> foram dispostos no ambiente do jogo utilizando </w:t>
      </w:r>
      <w:proofErr w:type="spellStart"/>
      <w:r w:rsidRPr="00DB708C">
        <w:rPr>
          <w:rStyle w:val="TF-COURIER9"/>
        </w:rPr>
        <w:t>GameObjects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</w:t>
      </w:r>
      <w:commentRangeStart w:id="446"/>
      <w:r w:rsidRPr="00DB708C">
        <w:rPr>
          <w:rStyle w:val="TF-COURIER9"/>
          <w:rFonts w:ascii="Times New Roman" w:hAnsi="Times New Roman"/>
          <w:sz w:val="20"/>
        </w:rPr>
        <w:t xml:space="preserve">nomeados como </w:t>
      </w:r>
      <w:proofErr w:type="spellStart"/>
      <w:r w:rsidRPr="00DB708C">
        <w:rPr>
          <w:rStyle w:val="TF-COURIER9"/>
        </w:rPr>
        <w:t>Waypoint</w:t>
      </w:r>
      <w:commentRangeEnd w:id="446"/>
      <w:proofErr w:type="spellEnd"/>
      <w:r w:rsidR="00A84801">
        <w:rPr>
          <w:rStyle w:val="Refdecomentrio"/>
        </w:rPr>
        <w:commentReference w:id="446"/>
      </w:r>
      <w:r w:rsidRPr="00DB708C">
        <w:rPr>
          <w:rStyle w:val="TF-COURIER9"/>
          <w:rFonts w:ascii="Times New Roman" w:hAnsi="Times New Roman"/>
          <w:sz w:val="20"/>
        </w:rPr>
        <w:t>, seguidos de um índice numérico para sua identificação</w:t>
      </w:r>
      <w:bookmarkEnd w:id="143"/>
      <w:bookmarkEnd w:id="144"/>
      <w:bookmarkEnd w:id="145"/>
      <w:bookmarkEnd w:id="146"/>
      <w:bookmarkEnd w:id="147"/>
      <w:bookmarkEnd w:id="148"/>
      <w:bookmarkEnd w:id="149"/>
      <w:r w:rsidR="00A204C6" w:rsidRPr="00DB708C">
        <w:rPr>
          <w:rStyle w:val="TF-COURIER9"/>
          <w:rFonts w:ascii="Times New Roman" w:hAnsi="Times New Roman"/>
          <w:sz w:val="20"/>
        </w:rPr>
        <w:t>.</w:t>
      </w:r>
    </w:p>
    <w:p w14:paraId="62D0A9F6" w14:textId="19E89ECE" w:rsidR="006474D1" w:rsidRPr="00DB708C" w:rsidRDefault="006474D1" w:rsidP="000A32E3">
      <w:pPr>
        <w:pStyle w:val="TF-TEXTO"/>
        <w:rPr>
          <w:rStyle w:val="TF-COURIER9"/>
          <w:rFonts w:ascii="Times New Roman" w:hAnsi="Times New Roman"/>
          <w:sz w:val="20"/>
        </w:rPr>
      </w:pPr>
      <w:r w:rsidRPr="00DB708C">
        <w:rPr>
          <w:rStyle w:val="TF-COURIER9"/>
          <w:rFonts w:ascii="Times New Roman" w:hAnsi="Times New Roman"/>
          <w:sz w:val="20"/>
        </w:rPr>
        <w:t xml:space="preserve">No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</w:t>
      </w:r>
      <w:proofErr w:type="spellStart"/>
      <w:r w:rsidRPr="00DB708C">
        <w:rPr>
          <w:rStyle w:val="TF-COURIER9"/>
        </w:rPr>
        <w:t>MovimentaNPC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, o método </w:t>
      </w:r>
      <w:r w:rsidRPr="00DB708C">
        <w:rPr>
          <w:rStyle w:val="TF-COURIER9"/>
        </w:rPr>
        <w:t>Update</w:t>
      </w:r>
      <w:r w:rsidRPr="00DB708C">
        <w:rPr>
          <w:rStyle w:val="TF-COURIER9"/>
          <w:rFonts w:ascii="Times New Roman" w:hAnsi="Times New Roman"/>
          <w:sz w:val="20"/>
        </w:rPr>
        <w:t xml:space="preserve"> é utilizado para controlar a movimentação dos </w:t>
      </w:r>
      <w:proofErr w:type="spellStart"/>
      <w:r w:rsidRPr="00DB708C">
        <w:rPr>
          <w:rStyle w:val="TF-COURIER9"/>
          <w:rFonts w:ascii="Times New Roman" w:hAnsi="Times New Roman"/>
          <w:sz w:val="20"/>
        </w:rPr>
        <w:t>NPCs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no jogo. A cada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frame</w:t>
      </w:r>
      <w:r w:rsidRPr="00DB708C">
        <w:rPr>
          <w:rStyle w:val="TF-COURIER9"/>
          <w:rFonts w:ascii="Times New Roman" w:hAnsi="Times New Roman"/>
          <w:sz w:val="20"/>
        </w:rPr>
        <w:t xml:space="preserve">, ele calcula a distância do NPC até seu </w:t>
      </w:r>
      <w:r w:rsidR="00BD450B" w:rsidRPr="00DB708C">
        <w:rPr>
          <w:rStyle w:val="TF-COURIER9"/>
          <w:rFonts w:ascii="Times New Roman" w:hAnsi="Times New Roman"/>
          <w:sz w:val="20"/>
        </w:rPr>
        <w:t xml:space="preserve">ponto de referência </w:t>
      </w:r>
      <w:r w:rsidRPr="00DB708C">
        <w:rPr>
          <w:rStyle w:val="TF-COURIER9"/>
          <w:rFonts w:ascii="Times New Roman" w:hAnsi="Times New Roman"/>
          <w:sz w:val="20"/>
        </w:rPr>
        <w:t xml:space="preserve">atual. Se o NPC estiver suficientemente próximo do </w:t>
      </w:r>
      <w:r w:rsidR="00BD450B" w:rsidRPr="00DB708C">
        <w:rPr>
          <w:rStyle w:val="TF-COURIER9"/>
          <w:rFonts w:ascii="Times New Roman" w:hAnsi="Times New Roman"/>
          <w:sz w:val="20"/>
        </w:rPr>
        <w:t>ponto de referência</w:t>
      </w:r>
      <w:r w:rsidRPr="00DB708C">
        <w:rPr>
          <w:rStyle w:val="TF-COURIER9"/>
          <w:rFonts w:ascii="Times New Roman" w:hAnsi="Times New Roman"/>
          <w:sz w:val="20"/>
        </w:rPr>
        <w:t xml:space="preserve">, 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atualiza para o próximo </w:t>
      </w:r>
      <w:r w:rsidR="00BD450B" w:rsidRPr="00DB708C">
        <w:rPr>
          <w:rStyle w:val="TF-COURIER9"/>
          <w:rFonts w:ascii="Times New Roman" w:hAnsi="Times New Roman"/>
          <w:sz w:val="20"/>
        </w:rPr>
        <w:t xml:space="preserve">ponto de referência </w:t>
      </w:r>
      <w:r w:rsidRPr="00DB708C">
        <w:rPr>
          <w:rStyle w:val="TF-COURIER9"/>
          <w:rFonts w:ascii="Times New Roman" w:hAnsi="Times New Roman"/>
          <w:sz w:val="20"/>
        </w:rPr>
        <w:t xml:space="preserve">ou retorna ao primeiro se todos os </w:t>
      </w:r>
      <w:r w:rsidR="00BD450B" w:rsidRPr="00DB708C">
        <w:rPr>
          <w:rStyle w:val="TF-COURIER9"/>
          <w:rFonts w:ascii="Times New Roman" w:hAnsi="Times New Roman"/>
          <w:sz w:val="20"/>
        </w:rPr>
        <w:t xml:space="preserve">pontos de referência </w:t>
      </w:r>
      <w:r w:rsidRPr="00DB708C">
        <w:rPr>
          <w:rStyle w:val="TF-COURIER9"/>
          <w:rFonts w:ascii="Times New Roman" w:hAnsi="Times New Roman"/>
          <w:sz w:val="20"/>
        </w:rPr>
        <w:t xml:space="preserve">já foram visitados. Para alguns </w:t>
      </w:r>
      <w:r w:rsidR="00BD450B" w:rsidRPr="00DB708C">
        <w:rPr>
          <w:rStyle w:val="TF-COURIER9"/>
          <w:rFonts w:ascii="Times New Roman" w:hAnsi="Times New Roman"/>
          <w:sz w:val="20"/>
        </w:rPr>
        <w:t>agentes</w:t>
      </w:r>
      <w:r w:rsidRPr="00DB708C">
        <w:rPr>
          <w:rStyle w:val="TF-COURIER9"/>
          <w:rFonts w:ascii="Times New Roman" w:hAnsi="Times New Roman"/>
          <w:sz w:val="20"/>
        </w:rPr>
        <w:t xml:space="preserve">, como </w:t>
      </w:r>
      <w:r w:rsidR="0056105B" w:rsidRPr="00DB708C">
        <w:rPr>
          <w:rStyle w:val="TF-COURIER9"/>
        </w:rPr>
        <w:t>Van</w:t>
      </w:r>
      <w:r w:rsidR="0056105B" w:rsidRPr="00DB708C">
        <w:rPr>
          <w:rStyle w:val="TF-COURIER9"/>
          <w:rFonts w:ascii="Times New Roman" w:hAnsi="Times New Roman"/>
          <w:sz w:val="20"/>
        </w:rPr>
        <w:t xml:space="preserve"> </w:t>
      </w:r>
      <w:r w:rsidRPr="00DB708C">
        <w:rPr>
          <w:rStyle w:val="TF-COURIER9"/>
          <w:rFonts w:ascii="Times New Roman" w:hAnsi="Times New Roman"/>
          <w:sz w:val="20"/>
        </w:rPr>
        <w:t xml:space="preserve">ou </w:t>
      </w:r>
      <w:r w:rsidRPr="00DB708C">
        <w:rPr>
          <w:rStyle w:val="TF-COURIER9"/>
        </w:rPr>
        <w:t>Carro</w:t>
      </w:r>
      <w:r w:rsidR="0056105B" w:rsidRPr="00DB708C">
        <w:rPr>
          <w:rStyle w:val="TF-COURIER9"/>
          <w:rFonts w:ascii="Times New Roman" w:hAnsi="Times New Roman"/>
          <w:sz w:val="20"/>
        </w:rPr>
        <w:t>,</w:t>
      </w:r>
      <w:r w:rsidRPr="00DB708C">
        <w:rPr>
          <w:rStyle w:val="TF-COURIER9"/>
          <w:rFonts w:ascii="Times New Roman" w:hAnsi="Times New Roman"/>
          <w:sz w:val="20"/>
        </w:rPr>
        <w:t xml:space="preserve"> 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desativa o </w:t>
      </w:r>
      <w:proofErr w:type="spellStart"/>
      <w:r w:rsidRPr="00DB708C">
        <w:rPr>
          <w:rStyle w:val="TF-COURIER9"/>
        </w:rPr>
        <w:t>NavMeshAgent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e o próprio </w:t>
      </w:r>
      <w:proofErr w:type="spellStart"/>
      <w:r w:rsidRPr="00DB708C">
        <w:rPr>
          <w:rStyle w:val="TF-COURIER9"/>
        </w:rPr>
        <w:t>GameObject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após atingir o </w:t>
      </w:r>
      <w:commentRangeStart w:id="447"/>
      <w:r w:rsidRPr="00DB708C">
        <w:rPr>
          <w:rStyle w:val="TF-COURIER9"/>
          <w:rFonts w:ascii="Times New Roman" w:hAnsi="Times New Roman"/>
          <w:sz w:val="20"/>
        </w:rPr>
        <w:t xml:space="preserve">último </w:t>
      </w:r>
      <w:r w:rsidR="002706EC" w:rsidRPr="00DB708C">
        <w:rPr>
          <w:rStyle w:val="TF-COURIER9"/>
          <w:rFonts w:ascii="Times New Roman" w:hAnsi="Times New Roman"/>
          <w:sz w:val="20"/>
        </w:rPr>
        <w:t xml:space="preserve">próximo </w:t>
      </w:r>
      <w:commentRangeEnd w:id="447"/>
      <w:r w:rsidR="00A84801">
        <w:rPr>
          <w:rStyle w:val="Refdecomentrio"/>
        </w:rPr>
        <w:commentReference w:id="447"/>
      </w:r>
      <w:r w:rsidR="002706EC" w:rsidRPr="00DB708C">
        <w:rPr>
          <w:rStyle w:val="TF-COURIER9"/>
          <w:rFonts w:ascii="Times New Roman" w:hAnsi="Times New Roman"/>
          <w:sz w:val="20"/>
        </w:rPr>
        <w:t>ponto de referência</w:t>
      </w:r>
      <w:r w:rsidRPr="00DB708C">
        <w:rPr>
          <w:rStyle w:val="TF-COURIER9"/>
          <w:rFonts w:ascii="Times New Roman" w:hAnsi="Times New Roman"/>
          <w:sz w:val="20"/>
        </w:rPr>
        <w:t xml:space="preserve">. Além disso, para </w:t>
      </w:r>
      <w:proofErr w:type="spellStart"/>
      <w:r w:rsidRPr="00DB708C">
        <w:rPr>
          <w:rStyle w:val="TF-COURIER9"/>
          <w:rFonts w:ascii="Times New Roman" w:hAnsi="Times New Roman"/>
          <w:sz w:val="20"/>
        </w:rPr>
        <w:t>NPCs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identificados como carros, realiza-se uma verificação adicional de colisão à frente do veículo. 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também ajusta as animações do NPC com base em sua velocidade de movimentação, e, finalmente, se o NPC estiver habilitado para se mover (</w:t>
      </w:r>
      <w:proofErr w:type="spellStart"/>
      <w:r w:rsidRPr="00DB708C">
        <w:rPr>
          <w:rStyle w:val="TF-COURIER9"/>
        </w:rPr>
        <w:t>podeAndar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), seu destino é atualizado para a posição do </w:t>
      </w:r>
      <w:r w:rsidR="004977EC" w:rsidRPr="00DB708C">
        <w:rPr>
          <w:rStyle w:val="TF-COURIER9"/>
          <w:rFonts w:ascii="Times New Roman" w:hAnsi="Times New Roman"/>
          <w:sz w:val="20"/>
        </w:rPr>
        <w:t xml:space="preserve">ponto de referência </w:t>
      </w:r>
      <w:r w:rsidRPr="00DB708C">
        <w:rPr>
          <w:rStyle w:val="TF-COURIER9"/>
          <w:rFonts w:ascii="Times New Roman" w:hAnsi="Times New Roman"/>
          <w:sz w:val="20"/>
        </w:rPr>
        <w:t>seguinte, guiando-o</w:t>
      </w:r>
      <w:r w:rsidR="004977EC" w:rsidRPr="00DB708C">
        <w:rPr>
          <w:rStyle w:val="TF-COURIER9"/>
          <w:rFonts w:ascii="Times New Roman" w:hAnsi="Times New Roman"/>
          <w:sz w:val="20"/>
        </w:rPr>
        <w:t xml:space="preserve"> automaticamente</w:t>
      </w:r>
      <w:r w:rsidRPr="00DB708C">
        <w:rPr>
          <w:rStyle w:val="TF-COURIER9"/>
          <w:rFonts w:ascii="Times New Roman" w:hAnsi="Times New Roman"/>
          <w:sz w:val="20"/>
        </w:rPr>
        <w:t xml:space="preserve"> pelo cenário do jogo</w:t>
      </w:r>
      <w:r w:rsidR="006D2AAD" w:rsidRPr="00DB708C">
        <w:rPr>
          <w:rStyle w:val="TF-COURIER9"/>
          <w:rFonts w:ascii="Times New Roman" w:hAnsi="Times New Roman"/>
          <w:sz w:val="20"/>
        </w:rPr>
        <w:t xml:space="preserve"> a partir do método </w:t>
      </w:r>
      <w:proofErr w:type="spellStart"/>
      <w:r w:rsidR="006D2AAD" w:rsidRPr="00DB708C">
        <w:rPr>
          <w:rStyle w:val="TF-COURIER9"/>
        </w:rPr>
        <w:t>SetDestination</w:t>
      </w:r>
      <w:proofErr w:type="spellEnd"/>
      <w:r w:rsidR="006D2AAD" w:rsidRPr="00DB708C">
        <w:rPr>
          <w:rStyle w:val="TF-COURIER9"/>
          <w:rFonts w:ascii="Times New Roman" w:hAnsi="Times New Roman"/>
          <w:sz w:val="20"/>
        </w:rPr>
        <w:t xml:space="preserve"> do </w:t>
      </w:r>
      <w:proofErr w:type="spellStart"/>
      <w:r w:rsidR="006D2AAD" w:rsidRPr="00DB708C">
        <w:rPr>
          <w:rStyle w:val="TF-COURIER9"/>
        </w:rPr>
        <w:t>NavMeshAgent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>.</w:t>
      </w:r>
    </w:p>
    <w:p w14:paraId="354BB4ED" w14:textId="3EDB4F42" w:rsidR="000A32E3" w:rsidRPr="00DB708C" w:rsidRDefault="00704EAE" w:rsidP="00E91A01">
      <w:pPr>
        <w:pStyle w:val="TF-TEXTO"/>
        <w:rPr>
          <w:rStyle w:val="TF-COURIER9"/>
          <w:rFonts w:ascii="Times New Roman" w:hAnsi="Times New Roman"/>
          <w:sz w:val="20"/>
        </w:rPr>
      </w:pPr>
      <w:r w:rsidRPr="00DB708C">
        <w:rPr>
          <w:rStyle w:val="TF-COURIER9"/>
          <w:rFonts w:ascii="Times New Roman" w:hAnsi="Times New Roman"/>
          <w:sz w:val="20"/>
        </w:rPr>
        <w:t xml:space="preserve">Devido a necessidade da </w:t>
      </w:r>
      <w:r w:rsidR="00295D13" w:rsidRPr="00DB708C">
        <w:rPr>
          <w:rStyle w:val="TF-COURIER9"/>
          <w:rFonts w:ascii="Times New Roman" w:hAnsi="Times New Roman"/>
          <w:sz w:val="20"/>
        </w:rPr>
        <w:t>interação ao observar</w:t>
      </w:r>
      <w:r w:rsidRPr="00DB708C">
        <w:rPr>
          <w:rStyle w:val="TF-COURIER9"/>
          <w:rFonts w:ascii="Times New Roman" w:hAnsi="Times New Roman"/>
          <w:sz w:val="20"/>
        </w:rPr>
        <w:t xml:space="preserve"> </w:t>
      </w:r>
      <w:proofErr w:type="spellStart"/>
      <w:r w:rsidRPr="00DB708C">
        <w:rPr>
          <w:rStyle w:val="TF-COURIER9"/>
        </w:rPr>
        <w:t>GameObjects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específicos, como o botão do semáforo, foi </w:t>
      </w:r>
      <w:r w:rsidR="00295D13" w:rsidRPr="00DB708C">
        <w:rPr>
          <w:rStyle w:val="TF-COURIER9"/>
          <w:rFonts w:ascii="Times New Roman" w:hAnsi="Times New Roman"/>
          <w:sz w:val="20"/>
        </w:rPr>
        <w:t>utilizado</w:t>
      </w:r>
      <w:r w:rsidRPr="00DB708C">
        <w:rPr>
          <w:rStyle w:val="TF-COURIER9"/>
          <w:rFonts w:ascii="Times New Roman" w:hAnsi="Times New Roman"/>
          <w:sz w:val="20"/>
        </w:rPr>
        <w:t xml:space="preserve"> 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</w:t>
      </w:r>
      <w:proofErr w:type="spellStart"/>
      <w:r w:rsidRPr="00DB708C">
        <w:rPr>
          <w:rStyle w:val="TF-COURIER9"/>
        </w:rPr>
        <w:t>CardboardReticlePointer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>, fornecido pelo plug</w:t>
      </w:r>
      <w:r w:rsidR="008C33A9" w:rsidRPr="00DB708C">
        <w:rPr>
          <w:rStyle w:val="TF-COURIER9"/>
          <w:rFonts w:ascii="Times New Roman" w:hAnsi="Times New Roman"/>
          <w:sz w:val="20"/>
        </w:rPr>
        <w:t>-</w:t>
      </w:r>
      <w:r w:rsidRPr="00DB708C">
        <w:rPr>
          <w:rStyle w:val="TF-COURIER9"/>
          <w:rFonts w:ascii="Times New Roman" w:hAnsi="Times New Roman"/>
          <w:sz w:val="20"/>
        </w:rPr>
        <w:t xml:space="preserve">in Google </w:t>
      </w:r>
      <w:proofErr w:type="spellStart"/>
      <w:r w:rsidRPr="00DB708C">
        <w:rPr>
          <w:rStyle w:val="TF-COURIER9"/>
          <w:rFonts w:ascii="Times New Roman" w:hAnsi="Times New Roman"/>
          <w:sz w:val="20"/>
        </w:rPr>
        <w:t>Cardboard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XR. No método </w:t>
      </w:r>
      <w:r w:rsidRPr="00DB708C">
        <w:rPr>
          <w:rStyle w:val="TF-COURIER9"/>
        </w:rPr>
        <w:t>Update</w:t>
      </w:r>
      <w:r w:rsidRPr="00DB708C">
        <w:rPr>
          <w:rStyle w:val="TF-COURIER9"/>
          <w:rFonts w:ascii="Times New Roman" w:hAnsi="Times New Roman"/>
          <w:sz w:val="20"/>
        </w:rPr>
        <w:t xml:space="preserve"> deste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, um </w:t>
      </w:r>
      <w:r w:rsidR="00C322CF" w:rsidRPr="00DB708C">
        <w:rPr>
          <w:rStyle w:val="TF-COURIER9"/>
          <w:rFonts w:ascii="Times New Roman" w:hAnsi="Times New Roman"/>
          <w:sz w:val="20"/>
        </w:rPr>
        <w:t>raio de colisão</w:t>
      </w:r>
      <w:r w:rsidRPr="00DB708C">
        <w:rPr>
          <w:rStyle w:val="TF-COURIER9"/>
          <w:rFonts w:ascii="Times New Roman" w:hAnsi="Times New Roman"/>
          <w:sz w:val="20"/>
        </w:rPr>
        <w:t xml:space="preserve"> é emitido a partir da câmera para detectar se algum </w:t>
      </w:r>
      <w:proofErr w:type="spellStart"/>
      <w:r w:rsidRPr="00DB708C">
        <w:rPr>
          <w:rStyle w:val="TF-COURIER9"/>
        </w:rPr>
        <w:t>GameObject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está sendo focalizado. Quando um </w:t>
      </w:r>
      <w:proofErr w:type="spellStart"/>
      <w:r w:rsidRPr="00DB708C">
        <w:rPr>
          <w:rStyle w:val="TF-COURIER9"/>
        </w:rPr>
        <w:t>GameObject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é identificado, o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utiliza o método </w:t>
      </w:r>
      <w:proofErr w:type="spellStart"/>
      <w:r w:rsidRPr="00DB708C">
        <w:rPr>
          <w:rStyle w:val="TF-COURIER9"/>
        </w:rPr>
        <w:t>SendMessage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para interagir com ele. </w:t>
      </w:r>
      <w:proofErr w:type="spellStart"/>
      <w:r w:rsidRPr="00DB708C">
        <w:rPr>
          <w:rStyle w:val="TF-COURIER9"/>
        </w:rPr>
        <w:t>SendMessage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é uma </w:t>
      </w:r>
      <w:r w:rsidR="00EA5D8F" w:rsidRPr="00DB708C">
        <w:rPr>
          <w:rStyle w:val="TF-COURIER9"/>
          <w:rFonts w:ascii="Times New Roman" w:hAnsi="Times New Roman"/>
          <w:sz w:val="20"/>
        </w:rPr>
        <w:t>função</w:t>
      </w:r>
      <w:r w:rsidRPr="00DB708C">
        <w:rPr>
          <w:rStyle w:val="TF-COURIER9"/>
          <w:rFonts w:ascii="Times New Roman" w:hAnsi="Times New Roman"/>
          <w:sz w:val="20"/>
        </w:rPr>
        <w:t xml:space="preserve"> </w:t>
      </w:r>
      <w:r w:rsidR="008D4C64" w:rsidRPr="00DB708C">
        <w:rPr>
          <w:rStyle w:val="TF-COURIER9"/>
          <w:rFonts w:ascii="Times New Roman" w:hAnsi="Times New Roman"/>
          <w:sz w:val="20"/>
        </w:rPr>
        <w:t>que permite</w:t>
      </w:r>
      <w:r w:rsidRPr="00DB708C">
        <w:rPr>
          <w:rStyle w:val="TF-COURIER9"/>
          <w:rFonts w:ascii="Times New Roman" w:hAnsi="Times New Roman"/>
          <w:sz w:val="20"/>
        </w:rPr>
        <w:t xml:space="preserve"> a comunicação entre diferentes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scripts</w:t>
      </w:r>
      <w:r w:rsidRPr="00DB708C">
        <w:rPr>
          <w:rStyle w:val="TF-COURIER9"/>
          <w:rFonts w:ascii="Times New Roman" w:hAnsi="Times New Roman"/>
          <w:sz w:val="20"/>
        </w:rPr>
        <w:t xml:space="preserve"> e componentes de um </w:t>
      </w:r>
      <w:proofErr w:type="spellStart"/>
      <w:r w:rsidRPr="00DB708C">
        <w:rPr>
          <w:rStyle w:val="TF-COURIER9"/>
        </w:rPr>
        <w:t>GameObject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. Utilizando esse método, a função </w:t>
      </w:r>
      <w:proofErr w:type="spellStart"/>
      <w:r w:rsidRPr="00DB708C">
        <w:rPr>
          <w:rStyle w:val="TF-COURIER9"/>
        </w:rPr>
        <w:t>OnPointerEnter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é invocada. Portanto, qualquer </w:t>
      </w:r>
      <w:r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Pr="00DB708C">
        <w:rPr>
          <w:rStyle w:val="TF-COURIER9"/>
          <w:rFonts w:ascii="Times New Roman" w:hAnsi="Times New Roman"/>
          <w:sz w:val="20"/>
        </w:rPr>
        <w:t xml:space="preserve"> associado ao </w:t>
      </w:r>
      <w:proofErr w:type="spellStart"/>
      <w:r w:rsidRPr="00DB708C">
        <w:rPr>
          <w:rStyle w:val="TF-COURIER9"/>
        </w:rPr>
        <w:t>GameObject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focado que contenha o </w:t>
      </w:r>
      <w:r w:rsidR="005D4272"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="005D4272" w:rsidRPr="00DB708C">
        <w:rPr>
          <w:rStyle w:val="TF-COURIER9"/>
          <w:rFonts w:ascii="Times New Roman" w:hAnsi="Times New Roman"/>
          <w:sz w:val="20"/>
        </w:rPr>
        <w:t xml:space="preserve"> que contenha o método</w:t>
      </w:r>
      <w:r w:rsidRPr="00DB708C">
        <w:rPr>
          <w:rStyle w:val="TF-COURIER9"/>
          <w:rFonts w:ascii="Times New Roman" w:hAnsi="Times New Roman"/>
          <w:sz w:val="20"/>
        </w:rPr>
        <w:t xml:space="preserve"> </w:t>
      </w:r>
      <w:proofErr w:type="spellStart"/>
      <w:r w:rsidRPr="00DB708C">
        <w:rPr>
          <w:rStyle w:val="TF-COURIER9"/>
        </w:rPr>
        <w:t>OnPointerEnter</w:t>
      </w:r>
      <w:proofErr w:type="spellEnd"/>
      <w:r w:rsidRPr="00DB708C">
        <w:rPr>
          <w:rStyle w:val="TF-COURIER9"/>
          <w:rFonts w:ascii="Times New Roman" w:hAnsi="Times New Roman"/>
          <w:sz w:val="20"/>
        </w:rPr>
        <w:t xml:space="preserve"> é acionado, permitindo uma resposta adequada a essa interação.</w:t>
      </w:r>
      <w:r w:rsidR="001843D8" w:rsidRPr="00DB708C">
        <w:rPr>
          <w:rStyle w:val="TF-COURIER9"/>
          <w:rFonts w:ascii="Times New Roman" w:hAnsi="Times New Roman"/>
          <w:sz w:val="20"/>
        </w:rPr>
        <w:t xml:space="preserve"> 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O método </w:t>
      </w:r>
      <w:proofErr w:type="spellStart"/>
      <w:r w:rsidR="002930F0" w:rsidRPr="00DB708C">
        <w:rPr>
          <w:rStyle w:val="TF-COURIER9"/>
        </w:rPr>
        <w:t>OnPointeEnter</w:t>
      </w:r>
      <w:proofErr w:type="spellEnd"/>
      <w:r w:rsidR="002930F0" w:rsidRPr="00DB708C">
        <w:rPr>
          <w:rStyle w:val="TF-COURIER9"/>
          <w:rFonts w:ascii="Times New Roman" w:hAnsi="Times New Roman"/>
          <w:sz w:val="20"/>
        </w:rPr>
        <w:t xml:space="preserve"> 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foi </w:t>
      </w:r>
      <w:r w:rsidR="002930F0" w:rsidRPr="00DB708C">
        <w:rPr>
          <w:rStyle w:val="TF-COURIER9"/>
          <w:rFonts w:ascii="Times New Roman" w:hAnsi="Times New Roman"/>
          <w:sz w:val="20"/>
        </w:rPr>
        <w:t>implementado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 em um </w:t>
      </w:r>
      <w:r w:rsidR="003D5156"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 chamado </w:t>
      </w:r>
      <w:r w:rsidR="009D2C90" w:rsidRPr="00DB708C">
        <w:rPr>
          <w:rStyle w:val="TF-COURIER9"/>
          <w:rFonts w:ascii="Times New Roman" w:hAnsi="Times New Roman"/>
          <w:sz w:val="20"/>
        </w:rPr>
        <w:t xml:space="preserve">de </w:t>
      </w:r>
      <w:proofErr w:type="spellStart"/>
      <w:r w:rsidR="003D5156" w:rsidRPr="00DB708C">
        <w:rPr>
          <w:rStyle w:val="TF-COURIER9"/>
        </w:rPr>
        <w:t>ObjetoGenerico</w:t>
      </w:r>
      <w:proofErr w:type="spellEnd"/>
      <w:r w:rsidR="003D5156" w:rsidRPr="00DB708C">
        <w:rPr>
          <w:rStyle w:val="TF-COURIER9"/>
          <w:rFonts w:ascii="Times New Roman" w:hAnsi="Times New Roman"/>
          <w:sz w:val="20"/>
        </w:rPr>
        <w:t xml:space="preserve">, por conta de ser necessário esta mesma lógica em diferentes </w:t>
      </w:r>
      <w:proofErr w:type="spellStart"/>
      <w:r w:rsidR="003D5156" w:rsidRPr="00DB708C">
        <w:rPr>
          <w:rStyle w:val="TF-COURIER9"/>
        </w:rPr>
        <w:t>GameObjects</w:t>
      </w:r>
      <w:proofErr w:type="spellEnd"/>
      <w:r w:rsidR="003D5156" w:rsidRPr="00DB708C">
        <w:rPr>
          <w:rStyle w:val="TF-COURIER9"/>
          <w:rFonts w:ascii="Times New Roman" w:hAnsi="Times New Roman"/>
          <w:sz w:val="20"/>
        </w:rPr>
        <w:t xml:space="preserve">. O </w:t>
      </w:r>
      <w:r w:rsidR="003D5156" w:rsidRPr="00DB708C">
        <w:rPr>
          <w:rStyle w:val="TF-COURIER9"/>
          <w:rFonts w:ascii="Times New Roman" w:hAnsi="Times New Roman"/>
          <w:i/>
          <w:iCs/>
          <w:sz w:val="20"/>
        </w:rPr>
        <w:t>script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 deve ser associado ao </w:t>
      </w:r>
      <w:proofErr w:type="spellStart"/>
      <w:r w:rsidR="003D5156" w:rsidRPr="00DB708C">
        <w:rPr>
          <w:rStyle w:val="TF-COURIER9"/>
        </w:rPr>
        <w:t>GameObject</w:t>
      </w:r>
      <w:proofErr w:type="spellEnd"/>
      <w:r w:rsidR="003D5156" w:rsidRPr="00DB708C">
        <w:rPr>
          <w:rStyle w:val="TF-COURIER9"/>
          <w:rFonts w:ascii="Times New Roman" w:hAnsi="Times New Roman"/>
          <w:sz w:val="20"/>
        </w:rPr>
        <w:t xml:space="preserve"> desejado, e assim que </w:t>
      </w:r>
      <w:r w:rsidR="009D2C90" w:rsidRPr="00DB708C">
        <w:rPr>
          <w:rStyle w:val="TF-COURIER9"/>
          <w:rFonts w:ascii="Times New Roman" w:hAnsi="Times New Roman"/>
          <w:sz w:val="20"/>
        </w:rPr>
        <w:t xml:space="preserve">o </w:t>
      </w:r>
      <w:proofErr w:type="spellStart"/>
      <w:r w:rsidR="009D2C90" w:rsidRPr="00DB708C">
        <w:rPr>
          <w:rStyle w:val="TF-COURIER9"/>
        </w:rPr>
        <w:t>GameObject</w:t>
      </w:r>
      <w:proofErr w:type="spellEnd"/>
      <w:r w:rsidR="003D5156" w:rsidRPr="00DB708C">
        <w:rPr>
          <w:rStyle w:val="TF-COURIER9"/>
          <w:rFonts w:ascii="Times New Roman" w:hAnsi="Times New Roman"/>
          <w:sz w:val="20"/>
        </w:rPr>
        <w:t xml:space="preserve"> é </w:t>
      </w:r>
      <w:r w:rsidR="009D2C90" w:rsidRPr="00DB708C">
        <w:rPr>
          <w:rStyle w:val="TF-COURIER9"/>
          <w:rFonts w:ascii="Times New Roman" w:hAnsi="Times New Roman"/>
          <w:sz w:val="20"/>
        </w:rPr>
        <w:t>focalizado pela câmera</w:t>
      </w:r>
      <w:r w:rsidR="003D5156" w:rsidRPr="00DB708C">
        <w:rPr>
          <w:rStyle w:val="TF-COURIER9"/>
          <w:rFonts w:ascii="Times New Roman" w:hAnsi="Times New Roman"/>
          <w:sz w:val="20"/>
        </w:rPr>
        <w:t xml:space="preserve"> na cena, </w:t>
      </w:r>
      <w:r w:rsidR="009D2C90" w:rsidRPr="00DB708C">
        <w:rPr>
          <w:rStyle w:val="TF-COURIER9"/>
          <w:rFonts w:ascii="Times New Roman" w:hAnsi="Times New Roman"/>
          <w:sz w:val="20"/>
        </w:rPr>
        <w:t xml:space="preserve">o método </w:t>
      </w:r>
      <w:proofErr w:type="spellStart"/>
      <w:r w:rsidR="009D2C90" w:rsidRPr="00DB708C">
        <w:rPr>
          <w:rStyle w:val="TF-COURIER9"/>
        </w:rPr>
        <w:t>OnPointerEnter</w:t>
      </w:r>
      <w:proofErr w:type="spellEnd"/>
      <w:r w:rsidR="009D2C90" w:rsidRPr="00DB708C">
        <w:rPr>
          <w:rStyle w:val="TF-COURIER9"/>
          <w:rFonts w:ascii="Times New Roman" w:hAnsi="Times New Roman"/>
          <w:sz w:val="20"/>
        </w:rPr>
        <w:t xml:space="preserve"> é chamado devido ao método </w:t>
      </w:r>
      <w:proofErr w:type="spellStart"/>
      <w:r w:rsidR="009D2C90" w:rsidRPr="00DB708C">
        <w:rPr>
          <w:rStyle w:val="TF-COURIER9"/>
        </w:rPr>
        <w:t>SendMessage</w:t>
      </w:r>
      <w:proofErr w:type="spellEnd"/>
      <w:r w:rsidR="009D2C90" w:rsidRPr="00DB708C">
        <w:rPr>
          <w:rStyle w:val="TF-COURIER9"/>
          <w:rFonts w:ascii="Times New Roman" w:hAnsi="Times New Roman"/>
          <w:sz w:val="20"/>
        </w:rPr>
        <w:t xml:space="preserve"> descrito acima. </w:t>
      </w:r>
      <w:r w:rsidR="00CF34E9" w:rsidRPr="00DB708C">
        <w:rPr>
          <w:rStyle w:val="TF-COURIER9"/>
          <w:rFonts w:ascii="Times New Roman" w:hAnsi="Times New Roman"/>
          <w:sz w:val="20"/>
        </w:rPr>
        <w:t xml:space="preserve">O </w:t>
      </w:r>
      <w:r w:rsidR="001F58DF" w:rsidRPr="00DB708C">
        <w:rPr>
          <w:rStyle w:val="TF-COURIER9"/>
          <w:rFonts w:ascii="Times New Roman" w:hAnsi="Times New Roman"/>
          <w:sz w:val="20"/>
        </w:rPr>
        <w:t>Q</w:t>
      </w:r>
      <w:r w:rsidR="005F031E" w:rsidRPr="00DB708C">
        <w:rPr>
          <w:rStyle w:val="TF-COURIER9"/>
          <w:rFonts w:ascii="Times New Roman" w:hAnsi="Times New Roman"/>
          <w:sz w:val="20"/>
        </w:rPr>
        <w:t xml:space="preserve">uadro </w:t>
      </w:r>
      <w:r w:rsidR="009E2096" w:rsidRPr="00DB708C">
        <w:rPr>
          <w:rStyle w:val="TF-COURIER9"/>
          <w:rFonts w:ascii="Times New Roman" w:hAnsi="Times New Roman"/>
          <w:sz w:val="20"/>
        </w:rPr>
        <w:t>9</w:t>
      </w:r>
      <w:r w:rsidR="005F031E" w:rsidRPr="00DB708C">
        <w:rPr>
          <w:rStyle w:val="TF-COURIER9"/>
          <w:rFonts w:ascii="Times New Roman" w:hAnsi="Times New Roman"/>
          <w:sz w:val="20"/>
        </w:rPr>
        <w:t xml:space="preserve"> demonstra como o método </w:t>
      </w:r>
      <w:proofErr w:type="spellStart"/>
      <w:r w:rsidR="005F031E" w:rsidRPr="00DB708C">
        <w:rPr>
          <w:rStyle w:val="TF-COURIER9"/>
        </w:rPr>
        <w:t>OnPointerEnter</w:t>
      </w:r>
      <w:proofErr w:type="spellEnd"/>
      <w:r w:rsidR="005F031E" w:rsidRPr="00DB708C">
        <w:rPr>
          <w:rStyle w:val="TF-COURIER9"/>
          <w:rFonts w:ascii="Times New Roman" w:hAnsi="Times New Roman"/>
          <w:sz w:val="20"/>
        </w:rPr>
        <w:t xml:space="preserve"> é utilizado para diferentes </w:t>
      </w:r>
      <w:proofErr w:type="spellStart"/>
      <w:r w:rsidR="005F031E" w:rsidRPr="00DB708C">
        <w:rPr>
          <w:rStyle w:val="TF-COURIER9"/>
        </w:rPr>
        <w:t>GameObjects</w:t>
      </w:r>
      <w:proofErr w:type="spellEnd"/>
      <w:r w:rsidR="005F031E" w:rsidRPr="00DB708C">
        <w:rPr>
          <w:rStyle w:val="TF-COURIER9"/>
          <w:rFonts w:ascii="Times New Roman" w:hAnsi="Times New Roman"/>
          <w:sz w:val="20"/>
        </w:rPr>
        <w:t>.</w:t>
      </w:r>
    </w:p>
    <w:p w14:paraId="412E1704" w14:textId="0DF1BDA8" w:rsidR="005F031E" w:rsidRPr="00DB708C" w:rsidRDefault="005F031E" w:rsidP="005F031E">
      <w:pPr>
        <w:pStyle w:val="TF-LEGENDA"/>
        <w:rPr>
          <w:rStyle w:val="TF-COURIER9"/>
          <w:rFonts w:ascii="Times New Roman" w:hAnsi="Times New Roman"/>
          <w:sz w:val="20"/>
        </w:rPr>
      </w:pPr>
      <w:r w:rsidRPr="00DB708C">
        <w:lastRenderedPageBreak/>
        <w:t xml:space="preserve">Quadro </w:t>
      </w:r>
      <w:r w:rsidR="009E2096" w:rsidRPr="00DB708C">
        <w:t>9</w:t>
      </w:r>
      <w:r w:rsidRPr="00DB708C">
        <w:t xml:space="preserve"> – Método </w:t>
      </w:r>
      <w:proofErr w:type="spellStart"/>
      <w:r w:rsidR="00C30721" w:rsidRPr="00DB708C">
        <w:rPr>
          <w:rStyle w:val="TF-COURIER9"/>
        </w:rPr>
        <w:t>OnPointerEnter</w:t>
      </w:r>
      <w:proofErr w:type="spellEnd"/>
      <w:r w:rsidR="00C30721" w:rsidRPr="00DB708C">
        <w:t xml:space="preserve"> </w:t>
      </w:r>
      <w:r w:rsidR="00BC1772" w:rsidRPr="00DB708C">
        <w:t xml:space="preserve">que efetua interações para diferentes </w:t>
      </w:r>
      <w:proofErr w:type="spellStart"/>
      <w:r w:rsidR="00BC1772" w:rsidRPr="00DB708C">
        <w:rPr>
          <w:rStyle w:val="TF-COURIER9"/>
        </w:rPr>
        <w:t>GameObjects</w:t>
      </w:r>
      <w:proofErr w:type="spellEnd"/>
      <w:r w:rsidR="00BC1772" w:rsidRPr="00DB708C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F031E" w:rsidRPr="00DB708C" w14:paraId="07E6942D" w14:textId="77777777" w:rsidTr="005F031E">
        <w:tc>
          <w:tcPr>
            <w:tcW w:w="9779" w:type="dxa"/>
          </w:tcPr>
          <w:p w14:paraId="22A8A50F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48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  <w:r w:rsidRPr="00A04D3D">
              <w:rPr>
                <w:rStyle w:val="TF-COURIER9"/>
                <w:rFonts w:ascii="Courier" w:hAnsi="Courier"/>
                <w:rPrChange w:id="449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public void </w:t>
            </w:r>
            <w:proofErr w:type="spellStart"/>
            <w:proofErr w:type="gramStart"/>
            <w:r w:rsidRPr="00A04D3D">
              <w:rPr>
                <w:rStyle w:val="TF-COURIER9"/>
                <w:rFonts w:ascii="Courier" w:hAnsi="Courier"/>
                <w:rPrChange w:id="450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OnPointerEnter</w:t>
            </w:r>
            <w:proofErr w:type="spellEnd"/>
            <w:r w:rsidRPr="00A04D3D">
              <w:rPr>
                <w:rStyle w:val="TF-COURIER9"/>
                <w:rFonts w:ascii="Courier" w:hAnsi="Courier"/>
                <w:rPrChange w:id="451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(</w:t>
            </w:r>
            <w:proofErr w:type="gramEnd"/>
            <w:r w:rsidRPr="00A04D3D">
              <w:rPr>
                <w:rStyle w:val="TF-COURIER9"/>
                <w:rFonts w:ascii="Courier" w:hAnsi="Courier"/>
                <w:rPrChange w:id="452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)</w:t>
            </w:r>
          </w:p>
          <w:p w14:paraId="3AD102F2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53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  <w:r w:rsidRPr="00A04D3D">
              <w:rPr>
                <w:rStyle w:val="TF-COURIER9"/>
                <w:rFonts w:ascii="Courier" w:hAnsi="Courier"/>
                <w:rPrChange w:id="454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   {</w:t>
            </w:r>
          </w:p>
          <w:p w14:paraId="7F6AD73A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55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  <w:r w:rsidRPr="00A04D3D">
              <w:rPr>
                <w:rStyle w:val="TF-COURIER9"/>
                <w:rFonts w:ascii="Courier" w:hAnsi="Courier"/>
                <w:rPrChange w:id="456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       string </w:t>
            </w:r>
            <w:proofErr w:type="spellStart"/>
            <w:r w:rsidRPr="00A04D3D">
              <w:rPr>
                <w:rStyle w:val="TF-COURIER9"/>
                <w:rFonts w:ascii="Courier" w:hAnsi="Courier"/>
                <w:rPrChange w:id="457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nomeObjeto</w:t>
            </w:r>
            <w:proofErr w:type="spellEnd"/>
            <w:r w:rsidRPr="00A04D3D">
              <w:rPr>
                <w:rStyle w:val="TF-COURIER9"/>
                <w:rFonts w:ascii="Courier" w:hAnsi="Courier"/>
                <w:rPrChange w:id="458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= </w:t>
            </w:r>
            <w:proofErr w:type="gramStart"/>
            <w:r w:rsidRPr="00A04D3D">
              <w:rPr>
                <w:rStyle w:val="TF-COURIER9"/>
                <w:rFonts w:ascii="Courier" w:hAnsi="Courier"/>
                <w:rPrChange w:id="459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this.gameObject.name;</w:t>
            </w:r>
            <w:proofErr w:type="gramEnd"/>
          </w:p>
          <w:p w14:paraId="40CFB9B1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60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</w:p>
          <w:p w14:paraId="7C138B3F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A04D3D">
              <w:rPr>
                <w:rStyle w:val="TF-COURIER9"/>
                <w:rFonts w:ascii="Courier" w:hAnsi="Courier"/>
                <w:rPrChange w:id="461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       </w:t>
            </w:r>
            <w:r w:rsidRPr="00DB708C">
              <w:rPr>
                <w:rStyle w:val="TF-COURIER9"/>
                <w:rFonts w:ascii="Courier" w:hAnsi="Courier"/>
                <w:lang w:val="pt-BR"/>
              </w:rPr>
              <w:t>switch (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</w:rPr>
              <w:t>nomeObjeto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</w:rPr>
              <w:t>)</w:t>
            </w:r>
          </w:p>
          <w:p w14:paraId="14D1E8D3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    {</w:t>
            </w:r>
          </w:p>
          <w:p w14:paraId="53DDA0B9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6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        </w:t>
            </w:r>
            <w:r w:rsidRPr="00DB708C">
              <w:rPr>
                <w:rStyle w:val="TF-COURIER9"/>
                <w:rFonts w:ascii="Courier" w:hAnsi="Courier"/>
                <w:lang w:val="pt-BR"/>
                <w:rPrChange w:id="463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case "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464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LadoEsquerdo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465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" 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466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when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467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468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alerta.mostrouAlertaOlharDoisLados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46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:</w:t>
            </w:r>
          </w:p>
          <w:p w14:paraId="786BAA47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70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71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47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alerta.MostrarAlerta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473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("Esquerda");</w:t>
            </w:r>
          </w:p>
          <w:p w14:paraId="55705429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74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75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476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personagem.olhouEsquerda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477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= true;</w:t>
            </w:r>
          </w:p>
          <w:p w14:paraId="5159982A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78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7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break;</w:t>
            </w:r>
          </w:p>
          <w:p w14:paraId="752F52FB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80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81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case "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48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LadoDireito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483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" 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484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when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485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486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alerta.mostrouAlertaOlharDoisLados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487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:</w:t>
            </w:r>
          </w:p>
          <w:p w14:paraId="338F4B37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88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8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490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alerta.MostrarAlerta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491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("Direita");</w:t>
            </w:r>
          </w:p>
          <w:p w14:paraId="1B454357" w14:textId="77777777" w:rsidR="005F031E" w:rsidRPr="00B47299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49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r w:rsidRPr="00B47299">
              <w:rPr>
                <w:rStyle w:val="TF-COURIER9"/>
                <w:rFonts w:ascii="Courier" w:hAnsi="Courier"/>
                <w:lang w:val="pt-BR"/>
              </w:rPr>
              <w:t>personagem.olhouDireita = true;</w:t>
            </w:r>
          </w:p>
          <w:p w14:paraId="4B352996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93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  <w:r w:rsidRPr="00B47299">
              <w:rPr>
                <w:rStyle w:val="TF-COURIER9"/>
                <w:rFonts w:ascii="Courier" w:hAnsi="Courier"/>
                <w:lang w:val="pt-BR"/>
              </w:rPr>
              <w:t xml:space="preserve">                </w:t>
            </w:r>
            <w:proofErr w:type="gramStart"/>
            <w:r w:rsidRPr="00A04D3D">
              <w:rPr>
                <w:rStyle w:val="TF-COURIER9"/>
                <w:rFonts w:ascii="Courier" w:hAnsi="Courier"/>
                <w:rPrChange w:id="494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break;</w:t>
            </w:r>
            <w:proofErr w:type="gramEnd"/>
          </w:p>
          <w:p w14:paraId="5189362F" w14:textId="77777777" w:rsidR="005F031E" w:rsidRPr="00A04D3D" w:rsidRDefault="005F031E" w:rsidP="003D01B9">
            <w:pPr>
              <w:pStyle w:val="TF-CDIGO-FONTE"/>
              <w:rPr>
                <w:rStyle w:val="TF-COURIER9"/>
                <w:rFonts w:ascii="Courier" w:hAnsi="Courier"/>
                <w:rPrChange w:id="495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</w:pPr>
            <w:r w:rsidRPr="00A04D3D">
              <w:rPr>
                <w:rStyle w:val="TF-COURIER9"/>
                <w:rFonts w:ascii="Courier" w:hAnsi="Courier"/>
                <w:rPrChange w:id="496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           case "</w:t>
            </w:r>
            <w:proofErr w:type="spellStart"/>
            <w:r w:rsidRPr="00A04D3D">
              <w:rPr>
                <w:rStyle w:val="TF-COURIER9"/>
                <w:rFonts w:ascii="Courier" w:hAnsi="Courier"/>
                <w:rPrChange w:id="497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Botao</w:t>
            </w:r>
            <w:proofErr w:type="spellEnd"/>
            <w:r w:rsidRPr="00A04D3D">
              <w:rPr>
                <w:rStyle w:val="TF-COURIER9"/>
                <w:rFonts w:ascii="Courier" w:hAnsi="Courier"/>
                <w:rPrChange w:id="498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>":</w:t>
            </w:r>
          </w:p>
          <w:p w14:paraId="17F088FC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49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A04D3D">
              <w:rPr>
                <w:rStyle w:val="TF-COURIER9"/>
                <w:rFonts w:ascii="Courier" w:hAnsi="Courier"/>
                <w:rPrChange w:id="500" w:author="Dalton Solano dos Reis" w:date="2023-12-05T10:33:00Z">
                  <w:rPr>
                    <w:rStyle w:val="TF-COURIER9"/>
                    <w:rFonts w:ascii="Courier" w:hAnsi="Courier"/>
                    <w:lang w:val="pt-BR"/>
                  </w:rPr>
                </w:rPrChange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501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alerta.MostrarAlerta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50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("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503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Botao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504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");</w:t>
            </w:r>
          </w:p>
          <w:p w14:paraId="01C3F235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505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506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break;</w:t>
            </w:r>
          </w:p>
          <w:p w14:paraId="552F99BE" w14:textId="77777777" w:rsidR="005F031E" w:rsidRPr="00B47299" w:rsidRDefault="005F031E" w:rsidP="003D01B9">
            <w:pPr>
              <w:pStyle w:val="TF-CDIGO-FONTE"/>
              <w:rPr>
                <w:rStyle w:val="TF-COURIER9"/>
                <w:rFonts w:ascii="Courier" w:hAnsi="Courier"/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507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</w:t>
            </w:r>
            <w:r w:rsidRPr="00B47299">
              <w:rPr>
                <w:rStyle w:val="TF-COURIER9"/>
                <w:rFonts w:ascii="Courier" w:hAnsi="Courier"/>
              </w:rPr>
              <w:t>case "Capacete" when patinete.subiuPatinete:</w:t>
            </w:r>
          </w:p>
          <w:p w14:paraId="1E29FA99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508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B47299">
              <w:rPr>
                <w:rStyle w:val="TF-COURIER9"/>
                <w:rFonts w:ascii="Courier" w:hAnsi="Courier"/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50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patinete.olhouCapacete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510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= 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511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true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512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;</w:t>
            </w:r>
          </w:p>
          <w:p w14:paraId="4B7F91A1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  <w:rPrChange w:id="513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514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proofErr w:type="spellStart"/>
            <w:proofErr w:type="gramStart"/>
            <w:r w:rsidRPr="00DB708C">
              <w:rPr>
                <w:rStyle w:val="TF-COURIER9"/>
                <w:rFonts w:ascii="Courier" w:hAnsi="Courier"/>
                <w:lang w:val="pt-BR"/>
                <w:rPrChange w:id="515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alerta.MostrarAlerta</w:t>
            </w:r>
            <w:proofErr w:type="spellEnd"/>
            <w:proofErr w:type="gramEnd"/>
            <w:r w:rsidRPr="00DB708C">
              <w:rPr>
                <w:rStyle w:val="TF-COURIER9"/>
                <w:rFonts w:ascii="Courier" w:hAnsi="Courier"/>
                <w:lang w:val="pt-BR"/>
                <w:rPrChange w:id="516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("</w:t>
            </w:r>
            <w:proofErr w:type="spellStart"/>
            <w:r w:rsidRPr="00DB708C">
              <w:rPr>
                <w:rStyle w:val="TF-COURIER9"/>
                <w:rFonts w:ascii="Courier" w:hAnsi="Courier"/>
                <w:lang w:val="pt-BR"/>
                <w:rPrChange w:id="517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ColocarCapacete</w:t>
            </w:r>
            <w:proofErr w:type="spellEnd"/>
            <w:r w:rsidRPr="00DB708C">
              <w:rPr>
                <w:rStyle w:val="TF-COURIER9"/>
                <w:rFonts w:ascii="Courier" w:hAnsi="Courier"/>
                <w:lang w:val="pt-BR"/>
                <w:rPrChange w:id="518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>");</w:t>
            </w:r>
          </w:p>
          <w:p w14:paraId="7802A35A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  <w:rPrChange w:id="519" w:author="Dalton Solano dos Reis" w:date="2023-12-05T10:12:00Z">
                  <w:rPr>
                    <w:rStyle w:val="TF-COURIER9"/>
                    <w:rFonts w:ascii="Courier" w:hAnsi="Courier"/>
                  </w:rPr>
                </w:rPrChange>
              </w:rPr>
              <w:t xml:space="preserve">                </w:t>
            </w:r>
            <w:r w:rsidRPr="00DB708C">
              <w:rPr>
                <w:rStyle w:val="TF-COURIER9"/>
                <w:rFonts w:ascii="Courier" w:hAnsi="Courier"/>
                <w:lang w:val="pt-BR"/>
              </w:rPr>
              <w:t>break;</w:t>
            </w:r>
          </w:p>
          <w:p w14:paraId="1841BA0B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        default:</w:t>
            </w:r>
          </w:p>
          <w:p w14:paraId="2C8B05B3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            break;</w:t>
            </w:r>
          </w:p>
          <w:p w14:paraId="6C66655D" w14:textId="77777777" w:rsidR="005F031E" w:rsidRPr="00DB708C" w:rsidRDefault="005F031E" w:rsidP="003D01B9">
            <w:pPr>
              <w:pStyle w:val="TF-CDIGO-FONTE"/>
              <w:rPr>
                <w:rStyle w:val="TF-COURIER9"/>
                <w:rFonts w:ascii="Courier" w:hAnsi="Courier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    }</w:t>
            </w:r>
          </w:p>
          <w:p w14:paraId="1D2AA41C" w14:textId="2F4B899C" w:rsidR="005F031E" w:rsidRPr="00DB708C" w:rsidRDefault="005F031E" w:rsidP="003D01B9">
            <w:pPr>
              <w:pStyle w:val="TF-CDIGO-FONTE"/>
              <w:rPr>
                <w:rStyle w:val="TF-COURIER9"/>
                <w:rFonts w:ascii="Times New Roman" w:hAnsi="Times New Roman"/>
                <w:sz w:val="20"/>
                <w:lang w:val="pt-BR"/>
              </w:rPr>
            </w:pPr>
            <w:r w:rsidRPr="00DB708C">
              <w:rPr>
                <w:rStyle w:val="TF-COURIER9"/>
                <w:rFonts w:ascii="Courier" w:hAnsi="Courier"/>
                <w:lang w:val="pt-BR"/>
              </w:rPr>
              <w:t xml:space="preserve">    }</w:t>
            </w:r>
          </w:p>
        </w:tc>
      </w:tr>
    </w:tbl>
    <w:p w14:paraId="187B3625" w14:textId="77777777" w:rsidR="0058291A" w:rsidRPr="00DB708C" w:rsidRDefault="0058291A" w:rsidP="0058291A">
      <w:pPr>
        <w:pStyle w:val="TF-FONTE"/>
      </w:pPr>
      <w:r w:rsidRPr="00DB708C">
        <w:t>Fonte: elaborado pelo autor.</w:t>
      </w:r>
    </w:p>
    <w:p w14:paraId="330A0DCC" w14:textId="18C2B71F" w:rsidR="004E180A" w:rsidRPr="00DB708C" w:rsidRDefault="000B1DD8" w:rsidP="003A6FE2">
      <w:pPr>
        <w:pStyle w:val="TF-TEXTO"/>
        <w:rPr>
          <w:rFonts w:ascii="Cascadia Mono" w:hAnsi="Cascadia Mono" w:cs="Cascadia Mono"/>
          <w:color w:val="000000"/>
          <w:sz w:val="19"/>
          <w:szCs w:val="19"/>
        </w:rPr>
      </w:pPr>
      <w:r w:rsidRPr="00DB708C">
        <w:t xml:space="preserve">Para orientar os jogadores sobre como realizar ações no jogo e prover feedback sobre acertos e erros através de informações na tela, foi implementado o </w:t>
      </w:r>
      <w:r w:rsidRPr="00DB708C">
        <w:rPr>
          <w:i/>
          <w:iCs/>
        </w:rPr>
        <w:t>script</w:t>
      </w:r>
      <w:r w:rsidRPr="00DB708C">
        <w:t xml:space="preserve"> </w:t>
      </w:r>
      <w:r w:rsidRPr="00DB708C">
        <w:rPr>
          <w:rStyle w:val="TF-COURIER9"/>
        </w:rPr>
        <w:t>Alerta</w:t>
      </w:r>
      <w:r w:rsidRPr="00DB708C">
        <w:t>.</w:t>
      </w:r>
      <w:r w:rsidR="004031D7" w:rsidRPr="00DB708C">
        <w:t xml:space="preserve"> O método </w:t>
      </w:r>
      <w:proofErr w:type="spellStart"/>
      <w:r w:rsidR="004031D7" w:rsidRPr="00DB708C">
        <w:rPr>
          <w:rStyle w:val="TF-COURIER9"/>
        </w:rPr>
        <w:t>MostrarAlerta</w:t>
      </w:r>
      <w:proofErr w:type="spellEnd"/>
      <w:r w:rsidR="004031D7" w:rsidRPr="00DB708C">
        <w:t xml:space="preserve"> no </w:t>
      </w:r>
      <w:r w:rsidR="004031D7" w:rsidRPr="00DB708C">
        <w:rPr>
          <w:i/>
          <w:iCs/>
        </w:rPr>
        <w:t>script</w:t>
      </w:r>
      <w:r w:rsidR="004031D7" w:rsidRPr="00DB708C">
        <w:t xml:space="preserve"> </w:t>
      </w:r>
      <w:r w:rsidR="004031D7" w:rsidRPr="00DB708C">
        <w:rPr>
          <w:rStyle w:val="TF-COURIER9"/>
        </w:rPr>
        <w:t>Alerta</w:t>
      </w:r>
      <w:r w:rsidR="004031D7" w:rsidRPr="00DB708C">
        <w:t xml:space="preserve"> é uma função responsável por exibir mensagens de alerta no jogo, de acordo com diferentes situações e eventos. </w:t>
      </w:r>
      <w:r w:rsidR="00211C82" w:rsidRPr="00DB708C">
        <w:t xml:space="preserve">O método recebe uma </w:t>
      </w:r>
      <w:proofErr w:type="spellStart"/>
      <w:r w:rsidR="00C63C04" w:rsidRPr="00DB708C">
        <w:rPr>
          <w:rStyle w:val="TF-COURIER9"/>
        </w:rPr>
        <w:t>s</w:t>
      </w:r>
      <w:r w:rsidR="00211C82" w:rsidRPr="00DB708C">
        <w:rPr>
          <w:rStyle w:val="TF-COURIER9"/>
        </w:rPr>
        <w:t>tring</w:t>
      </w:r>
      <w:proofErr w:type="spellEnd"/>
      <w:r w:rsidR="00211C82" w:rsidRPr="00DB708C">
        <w:t xml:space="preserve"> </w:t>
      </w:r>
      <w:r w:rsidR="00211C82" w:rsidRPr="00DB708C">
        <w:rPr>
          <w:rStyle w:val="TF-COURIER9"/>
        </w:rPr>
        <w:t>alerta</w:t>
      </w:r>
      <w:r w:rsidR="00211C82" w:rsidRPr="00DB708C">
        <w:t xml:space="preserve"> como parâmetro, que especifica o tipo de alerta a ser mostrado. Dentro do método, há uma estrutura </w:t>
      </w:r>
      <w:r w:rsidR="00F96886" w:rsidRPr="00DB708C">
        <w:rPr>
          <w:rStyle w:val="TF-COURIER9"/>
        </w:rPr>
        <w:t>s</w:t>
      </w:r>
      <w:r w:rsidR="00211C82" w:rsidRPr="00DB708C">
        <w:rPr>
          <w:rStyle w:val="TF-COURIER9"/>
        </w:rPr>
        <w:t>witch</w:t>
      </w:r>
      <w:r w:rsidR="00211C82" w:rsidRPr="00DB708C">
        <w:t xml:space="preserve"> que verifica o valor de alerta e executa diferentes blocos de código baseados nesse valor. Cada caso dentro da estrutura </w:t>
      </w:r>
      <w:r w:rsidR="00211C82" w:rsidRPr="00DB708C">
        <w:rPr>
          <w:rStyle w:val="TF-COURIER9"/>
        </w:rPr>
        <w:t>switch</w:t>
      </w:r>
      <w:r w:rsidR="00211C82" w:rsidRPr="00DB708C">
        <w:t xml:space="preserve"> configura uma mensagem específica a ser exibida para o jogador. Por exemplo, se o alerta for </w:t>
      </w:r>
      <w:proofErr w:type="spellStart"/>
      <w:r w:rsidR="00211C82" w:rsidRPr="00DB708C">
        <w:rPr>
          <w:rStyle w:val="TF-COURIER9"/>
        </w:rPr>
        <w:t>Botao</w:t>
      </w:r>
      <w:proofErr w:type="spellEnd"/>
      <w:r w:rsidR="00F96886" w:rsidRPr="00DB708C">
        <w:t xml:space="preserve"> </w:t>
      </w:r>
      <w:r w:rsidR="00211C82" w:rsidRPr="00DB708C">
        <w:t>e o jogador estiver em frente ao botão do semáforo (</w:t>
      </w:r>
      <w:proofErr w:type="spellStart"/>
      <w:r w:rsidR="00211C82" w:rsidRPr="00DB708C">
        <w:rPr>
          <w:rStyle w:val="TF-COURIER9"/>
        </w:rPr>
        <w:t>estaFrenteBotao</w:t>
      </w:r>
      <w:proofErr w:type="spellEnd"/>
      <w:r w:rsidR="00211C82" w:rsidRPr="00DB708C">
        <w:t xml:space="preserve">), uma mensagem específica será </w:t>
      </w:r>
      <w:r w:rsidR="00DA42C2" w:rsidRPr="00DB708C">
        <w:t>definida</w:t>
      </w:r>
      <w:r w:rsidR="00211C82" w:rsidRPr="00DB708C">
        <w:t>.</w:t>
      </w:r>
      <w:r w:rsidR="004E180A" w:rsidRPr="00DB708C">
        <w:t xml:space="preserve"> O </w:t>
      </w:r>
      <w:r w:rsidR="009E2096" w:rsidRPr="00DB708C">
        <w:t>Q</w:t>
      </w:r>
      <w:r w:rsidR="004E180A" w:rsidRPr="00DB708C">
        <w:t xml:space="preserve">uadro </w:t>
      </w:r>
      <w:r w:rsidR="009E2096" w:rsidRPr="00DB708C">
        <w:t>10</w:t>
      </w:r>
      <w:r w:rsidR="004E180A" w:rsidRPr="00DB708C">
        <w:t xml:space="preserve"> demonstra um trecho do método </w:t>
      </w:r>
      <w:proofErr w:type="spellStart"/>
      <w:r w:rsidR="004E180A" w:rsidRPr="00DB708C">
        <w:rPr>
          <w:rStyle w:val="TF-COURIER9"/>
        </w:rPr>
        <w:t>MostrarAlerta</w:t>
      </w:r>
      <w:proofErr w:type="spellEnd"/>
      <w:r w:rsidR="004E180A" w:rsidRPr="00DB708C">
        <w:t>.</w:t>
      </w:r>
      <w:r w:rsidR="003A2025" w:rsidRPr="00DB708C">
        <w:t xml:space="preserve"> </w:t>
      </w:r>
      <w:bookmarkStart w:id="520" w:name="_Toc54164921"/>
      <w:bookmarkStart w:id="521" w:name="_Toc54165675"/>
      <w:bookmarkStart w:id="522" w:name="_Toc54169333"/>
      <w:bookmarkStart w:id="523" w:name="_Toc96347439"/>
      <w:bookmarkStart w:id="524" w:name="_Toc96357723"/>
      <w:bookmarkStart w:id="525" w:name="_Toc96491866"/>
      <w:bookmarkStart w:id="526" w:name="_Toc511928439"/>
      <w:r w:rsidR="00DA42C2" w:rsidRPr="00DB708C">
        <w:t xml:space="preserve">Por fim, o </w:t>
      </w:r>
      <w:proofErr w:type="spellStart"/>
      <w:r w:rsidR="00DA42C2" w:rsidRPr="00DB708C">
        <w:rPr>
          <w:rStyle w:val="TF-COURIER9"/>
        </w:rPr>
        <w:t>GameObject</w:t>
      </w:r>
      <w:proofErr w:type="spellEnd"/>
      <w:r w:rsidR="00DA42C2" w:rsidRPr="00DB708C">
        <w:t xml:space="preserve"> </w:t>
      </w:r>
      <w:proofErr w:type="spellStart"/>
      <w:r w:rsidR="00DA42C2" w:rsidRPr="00DB708C">
        <w:rPr>
          <w:rStyle w:val="TF-COURIER9"/>
        </w:rPr>
        <w:t>mensagemAlerta</w:t>
      </w:r>
      <w:proofErr w:type="spellEnd"/>
      <w:r w:rsidR="00DA42C2" w:rsidRPr="00DB708C">
        <w:t>, que contém o texto a ser exibido</w:t>
      </w:r>
      <w:r w:rsidR="008E1A4B" w:rsidRPr="00DB708C">
        <w:t>,</w:t>
      </w:r>
      <w:r w:rsidR="00DA42C2" w:rsidRPr="00DB708C">
        <w:t xml:space="preserve"> é ativado. Este </w:t>
      </w:r>
      <w:proofErr w:type="spellStart"/>
      <w:r w:rsidR="00AB49E6" w:rsidRPr="00DB708C">
        <w:rPr>
          <w:rStyle w:val="TF-COURIER9"/>
        </w:rPr>
        <w:t>G</w:t>
      </w:r>
      <w:r w:rsidR="00DA42C2" w:rsidRPr="00DB708C">
        <w:rPr>
          <w:rStyle w:val="TF-COURIER9"/>
        </w:rPr>
        <w:t>ame</w:t>
      </w:r>
      <w:r w:rsidR="00AB49E6" w:rsidRPr="00DB708C">
        <w:rPr>
          <w:rStyle w:val="TF-COURIER9"/>
        </w:rPr>
        <w:t>O</w:t>
      </w:r>
      <w:r w:rsidR="00DA42C2" w:rsidRPr="00DB708C">
        <w:rPr>
          <w:rStyle w:val="TF-COURIER9"/>
        </w:rPr>
        <w:t>bject</w:t>
      </w:r>
      <w:proofErr w:type="spellEnd"/>
      <w:r w:rsidR="00DA42C2" w:rsidRPr="00DB708C">
        <w:t xml:space="preserve"> é filho do </w:t>
      </w:r>
      <w:proofErr w:type="spellStart"/>
      <w:r w:rsidR="00DA42C2" w:rsidRPr="00DB708C">
        <w:rPr>
          <w:rStyle w:val="TF-COURIER9"/>
        </w:rPr>
        <w:t>Canvas</w:t>
      </w:r>
      <w:proofErr w:type="spellEnd"/>
      <w:r w:rsidR="00DA42C2" w:rsidRPr="00DB708C">
        <w:t xml:space="preserve"> e assim que ativado, exibe a mensagem definida na tela.</w:t>
      </w:r>
    </w:p>
    <w:p w14:paraId="7AA782B1" w14:textId="3EBD4B13" w:rsidR="00E506FC" w:rsidRPr="00DB708C" w:rsidRDefault="00CF4B22" w:rsidP="00CF4B22">
      <w:pPr>
        <w:pStyle w:val="TF-LEGENDA"/>
      </w:pPr>
      <w:r w:rsidRPr="00DB708C">
        <w:t xml:space="preserve">Quadro </w:t>
      </w:r>
      <w:r w:rsidR="005361C8" w:rsidRPr="00DB708C">
        <w:t>10</w:t>
      </w:r>
      <w:r w:rsidRPr="00DB708C">
        <w:t xml:space="preserve"> – Método </w:t>
      </w:r>
      <w:proofErr w:type="spellStart"/>
      <w:r w:rsidRPr="00DB708C">
        <w:rPr>
          <w:rStyle w:val="TF-COURIER9"/>
        </w:rPr>
        <w:t>MostrarAlerta</w:t>
      </w:r>
      <w:proofErr w:type="spellEnd"/>
      <w:r w:rsidRPr="00DB708C">
        <w:rPr>
          <w:rStyle w:val="TF-COURIER9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06FC" w:rsidRPr="00DB708C" w14:paraId="2E3391CC" w14:textId="77777777" w:rsidTr="00E506FC">
        <w:tc>
          <w:tcPr>
            <w:tcW w:w="9779" w:type="dxa"/>
          </w:tcPr>
          <w:p w14:paraId="62F7D299" w14:textId="77777777" w:rsidR="00CF4B22" w:rsidRPr="00A04D3D" w:rsidRDefault="00CF4B22" w:rsidP="00CF4B22">
            <w:pPr>
              <w:pStyle w:val="TF-CDIGO-FONTE"/>
              <w:rPr>
                <w:rPrChange w:id="527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28" w:author="Dalton Solano dos Reis" w:date="2023-12-05T10:33:00Z">
                  <w:rPr>
                    <w:lang w:val="pt-BR"/>
                  </w:rPr>
                </w:rPrChange>
              </w:rPr>
              <w:t xml:space="preserve">  public void </w:t>
            </w:r>
            <w:proofErr w:type="spellStart"/>
            <w:proofErr w:type="gramStart"/>
            <w:r w:rsidRPr="00A04D3D">
              <w:rPr>
                <w:rPrChange w:id="529" w:author="Dalton Solano dos Reis" w:date="2023-12-05T10:33:00Z">
                  <w:rPr>
                    <w:lang w:val="pt-BR"/>
                  </w:rPr>
                </w:rPrChange>
              </w:rPr>
              <w:t>MostrarAlerta</w:t>
            </w:r>
            <w:proofErr w:type="spellEnd"/>
            <w:r w:rsidRPr="00A04D3D">
              <w:rPr>
                <w:rPrChange w:id="530" w:author="Dalton Solano dos Reis" w:date="2023-12-05T10:33:00Z">
                  <w:rPr>
                    <w:lang w:val="pt-BR"/>
                  </w:rPr>
                </w:rPrChange>
              </w:rPr>
              <w:t>(</w:t>
            </w:r>
            <w:proofErr w:type="gramEnd"/>
            <w:r w:rsidRPr="00A04D3D">
              <w:rPr>
                <w:rPrChange w:id="531" w:author="Dalton Solano dos Reis" w:date="2023-12-05T10:33:00Z">
                  <w:rPr>
                    <w:lang w:val="pt-BR"/>
                  </w:rPr>
                </w:rPrChange>
              </w:rPr>
              <w:t xml:space="preserve">string </w:t>
            </w:r>
            <w:proofErr w:type="spellStart"/>
            <w:r w:rsidRPr="00A04D3D">
              <w:rPr>
                <w:rPrChange w:id="532" w:author="Dalton Solano dos Reis" w:date="2023-12-05T10:33:00Z">
                  <w:rPr>
                    <w:lang w:val="pt-BR"/>
                  </w:rPr>
                </w:rPrChange>
              </w:rPr>
              <w:t>alerta</w:t>
            </w:r>
            <w:proofErr w:type="spellEnd"/>
            <w:r w:rsidRPr="00A04D3D">
              <w:rPr>
                <w:rPrChange w:id="533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58571803" w14:textId="77777777" w:rsidR="00CF4B22" w:rsidRPr="00A04D3D" w:rsidRDefault="00CF4B22" w:rsidP="00CF4B22">
            <w:pPr>
              <w:pStyle w:val="TF-CDIGO-FONTE"/>
              <w:rPr>
                <w:rPrChange w:id="534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35" w:author="Dalton Solano dos Reis" w:date="2023-12-05T10:33:00Z">
                  <w:rPr>
                    <w:lang w:val="pt-BR"/>
                  </w:rPr>
                </w:rPrChange>
              </w:rPr>
              <w:t xml:space="preserve">    {</w:t>
            </w:r>
          </w:p>
          <w:p w14:paraId="20412287" w14:textId="77777777" w:rsidR="00CF4B22" w:rsidRPr="00A04D3D" w:rsidRDefault="00CF4B22" w:rsidP="00CF4B22">
            <w:pPr>
              <w:pStyle w:val="TF-CDIGO-FONTE"/>
              <w:rPr>
                <w:rPrChange w:id="536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37" w:author="Dalton Solano dos Reis" w:date="2023-12-05T10:33:00Z">
                  <w:rPr>
                    <w:lang w:val="pt-BR"/>
                  </w:rPr>
                </w:rPrChange>
              </w:rPr>
              <w:t xml:space="preserve">        </w:t>
            </w:r>
            <w:proofErr w:type="spellStart"/>
            <w:proofErr w:type="gramStart"/>
            <w:r w:rsidRPr="00A04D3D">
              <w:rPr>
                <w:rPrChange w:id="538" w:author="Dalton Solano dos Reis" w:date="2023-12-05T10:33:00Z">
                  <w:rPr>
                    <w:lang w:val="pt-BR"/>
                  </w:rPr>
                </w:rPrChange>
              </w:rPr>
              <w:t>texto.fontSize</w:t>
            </w:r>
            <w:proofErr w:type="spellEnd"/>
            <w:proofErr w:type="gramEnd"/>
            <w:r w:rsidRPr="00A04D3D">
              <w:rPr>
                <w:rPrChange w:id="539" w:author="Dalton Solano dos Reis" w:date="2023-12-05T10:33:00Z">
                  <w:rPr>
                    <w:lang w:val="pt-BR"/>
                  </w:rPr>
                </w:rPrChange>
              </w:rPr>
              <w:t xml:space="preserve"> = 40;</w:t>
            </w:r>
          </w:p>
          <w:p w14:paraId="7DD65D0C" w14:textId="77777777" w:rsidR="00CF4B22" w:rsidRPr="00A04D3D" w:rsidRDefault="00CF4B22" w:rsidP="00CF4B22">
            <w:pPr>
              <w:pStyle w:val="TF-CDIGO-FONTE"/>
              <w:rPr>
                <w:rPrChange w:id="540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41" w:author="Dalton Solano dos Reis" w:date="2023-12-05T10:33:00Z">
                  <w:rPr>
                    <w:lang w:val="pt-BR"/>
                  </w:rPr>
                </w:rPrChange>
              </w:rPr>
              <w:t xml:space="preserve">        switch (</w:t>
            </w:r>
            <w:proofErr w:type="spellStart"/>
            <w:r w:rsidRPr="00A04D3D">
              <w:rPr>
                <w:rPrChange w:id="542" w:author="Dalton Solano dos Reis" w:date="2023-12-05T10:33:00Z">
                  <w:rPr>
                    <w:lang w:val="pt-BR"/>
                  </w:rPr>
                </w:rPrChange>
              </w:rPr>
              <w:t>alerta</w:t>
            </w:r>
            <w:proofErr w:type="spellEnd"/>
            <w:r w:rsidRPr="00A04D3D">
              <w:rPr>
                <w:rPrChange w:id="543" w:author="Dalton Solano dos Reis" w:date="2023-12-05T10:33:00Z">
                  <w:rPr>
                    <w:lang w:val="pt-BR"/>
                  </w:rPr>
                </w:rPrChange>
              </w:rPr>
              <w:t>)</w:t>
            </w:r>
          </w:p>
          <w:p w14:paraId="23BC848E" w14:textId="77777777" w:rsidR="00CF4B22" w:rsidRPr="00A04D3D" w:rsidRDefault="00CF4B22" w:rsidP="00CF4B22">
            <w:pPr>
              <w:pStyle w:val="TF-CDIGO-FONTE"/>
              <w:rPr>
                <w:rPrChange w:id="544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45" w:author="Dalton Solano dos Reis" w:date="2023-12-05T10:33:00Z">
                  <w:rPr>
                    <w:lang w:val="pt-BR"/>
                  </w:rPr>
                </w:rPrChange>
              </w:rPr>
              <w:t xml:space="preserve">        {</w:t>
            </w:r>
          </w:p>
          <w:p w14:paraId="12360458" w14:textId="77777777" w:rsidR="00CF4B22" w:rsidRPr="00A04D3D" w:rsidRDefault="00CF4B22" w:rsidP="00CF4B22">
            <w:pPr>
              <w:pStyle w:val="TF-CDIGO-FONTE"/>
              <w:rPr>
                <w:rPrChange w:id="546" w:author="Dalton Solano dos Reis" w:date="2023-12-05T10:33:00Z">
                  <w:rPr>
                    <w:lang w:val="pt-BR"/>
                  </w:rPr>
                </w:rPrChange>
              </w:rPr>
            </w:pPr>
            <w:r w:rsidRPr="00A04D3D">
              <w:rPr>
                <w:rPrChange w:id="547" w:author="Dalton Solano dos Reis" w:date="2023-12-05T10:33:00Z">
                  <w:rPr>
                    <w:lang w:val="pt-BR"/>
                  </w:rPr>
                </w:rPrChange>
              </w:rPr>
              <w:t xml:space="preserve">            case "</w:t>
            </w:r>
            <w:proofErr w:type="spellStart"/>
            <w:r w:rsidRPr="00A04D3D">
              <w:rPr>
                <w:rPrChange w:id="548" w:author="Dalton Solano dos Reis" w:date="2023-12-05T10:33:00Z">
                  <w:rPr>
                    <w:lang w:val="pt-BR"/>
                  </w:rPr>
                </w:rPrChange>
              </w:rPr>
              <w:t>Botao</w:t>
            </w:r>
            <w:proofErr w:type="spellEnd"/>
            <w:r w:rsidRPr="00A04D3D">
              <w:rPr>
                <w:rPrChange w:id="549" w:author="Dalton Solano dos Reis" w:date="2023-12-05T10:33:00Z">
                  <w:rPr>
                    <w:lang w:val="pt-BR"/>
                  </w:rPr>
                </w:rPrChange>
              </w:rPr>
              <w:t xml:space="preserve">" when </w:t>
            </w:r>
            <w:proofErr w:type="spellStart"/>
            <w:r w:rsidRPr="00A04D3D">
              <w:rPr>
                <w:rPrChange w:id="550" w:author="Dalton Solano dos Reis" w:date="2023-12-05T10:33:00Z">
                  <w:rPr>
                    <w:lang w:val="pt-BR"/>
                  </w:rPr>
                </w:rPrChange>
              </w:rPr>
              <w:t>estaFrenteBotao</w:t>
            </w:r>
            <w:proofErr w:type="spellEnd"/>
            <w:r w:rsidRPr="00A04D3D">
              <w:rPr>
                <w:rPrChange w:id="551" w:author="Dalton Solano dos Reis" w:date="2023-12-05T10:33:00Z">
                  <w:rPr>
                    <w:lang w:val="pt-BR"/>
                  </w:rPr>
                </w:rPrChange>
              </w:rPr>
              <w:t>:</w:t>
            </w:r>
          </w:p>
          <w:p w14:paraId="3D5165C2" w14:textId="77777777" w:rsidR="00CF4B22" w:rsidRPr="00A04D3D" w:rsidRDefault="00CF4B22" w:rsidP="00CF4B22">
            <w:pPr>
              <w:pStyle w:val="TF-CDIGO-FONTE"/>
            </w:pPr>
            <w:r w:rsidRPr="00A04D3D">
              <w:rPr>
                <w:rPrChange w:id="552" w:author="Dalton Solano dos Reis" w:date="2023-12-05T10:33:00Z">
                  <w:rPr>
                    <w:lang w:val="pt-BR"/>
                  </w:rPr>
                </w:rPrChange>
              </w:rPr>
              <w:t xml:space="preserve">                </w:t>
            </w:r>
            <w:proofErr w:type="spellStart"/>
            <w:r w:rsidRPr="00A04D3D">
              <w:t>textoBotaoSemaforo.SetActive</w:t>
            </w:r>
            <w:proofErr w:type="spellEnd"/>
            <w:r w:rsidRPr="00A04D3D">
              <w:t>(true</w:t>
            </w:r>
            <w:proofErr w:type="gramStart"/>
            <w:r w:rsidRPr="00A04D3D">
              <w:t>);</w:t>
            </w:r>
            <w:proofErr w:type="gramEnd"/>
          </w:p>
          <w:p w14:paraId="76B98962" w14:textId="77777777" w:rsidR="00CF4B22" w:rsidRPr="00B47299" w:rsidRDefault="00CF4B22" w:rsidP="00CF4B22">
            <w:pPr>
              <w:pStyle w:val="TF-CDIGO-FONTE"/>
            </w:pPr>
            <w:r w:rsidRPr="00A04D3D">
              <w:t xml:space="preserve">                </w:t>
            </w:r>
            <w:r w:rsidRPr="00B47299">
              <w:t>podeAcionarBotao = true;</w:t>
            </w:r>
          </w:p>
          <w:p w14:paraId="46D86080" w14:textId="77777777" w:rsidR="00CF4B22" w:rsidRPr="00B47299" w:rsidRDefault="00CF4B22" w:rsidP="00CF4B22">
            <w:pPr>
              <w:pStyle w:val="TF-CDIGO-FONTE"/>
            </w:pPr>
            <w:r w:rsidRPr="00B47299">
              <w:t xml:space="preserve">                break;</w:t>
            </w:r>
          </w:p>
          <w:p w14:paraId="75FAD78D" w14:textId="77777777" w:rsidR="00CF4B22" w:rsidRPr="00B47299" w:rsidRDefault="00CF4B22" w:rsidP="00CF4B22">
            <w:pPr>
              <w:pStyle w:val="TF-CDIGO-FONTE"/>
            </w:pPr>
            <w:r w:rsidRPr="00B47299">
              <w:t xml:space="preserve">            case "Faixa":</w:t>
            </w:r>
          </w:p>
          <w:p w14:paraId="332C403F" w14:textId="77777777" w:rsidR="00CF4B22" w:rsidRPr="00DB708C" w:rsidRDefault="00CF4B22" w:rsidP="00CF4B22">
            <w:pPr>
              <w:pStyle w:val="TF-CDIGO-FONTE"/>
              <w:rPr>
                <w:lang w:val="pt-BR"/>
                <w:rPrChange w:id="553" w:author="Dalton Solano dos Reis" w:date="2023-12-05T10:12:00Z">
                  <w:rPr/>
                </w:rPrChange>
              </w:rPr>
            </w:pPr>
            <w:r w:rsidRPr="00B47299">
              <w:t xml:space="preserve">                </w:t>
            </w:r>
            <w:proofErr w:type="spellStart"/>
            <w:r w:rsidRPr="00DB708C">
              <w:rPr>
                <w:lang w:val="pt-BR"/>
                <w:rPrChange w:id="554" w:author="Dalton Solano dos Reis" w:date="2023-12-05T10:12:00Z">
                  <w:rPr/>
                </w:rPrChange>
              </w:rPr>
              <w:t>alertaVisivel</w:t>
            </w:r>
            <w:proofErr w:type="spellEnd"/>
            <w:r w:rsidRPr="00DB708C">
              <w:rPr>
                <w:lang w:val="pt-BR"/>
                <w:rPrChange w:id="555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556" w:author="Dalton Solano dos Reis" w:date="2023-12-05T10:12:00Z">
                  <w:rPr/>
                </w:rPrChange>
              </w:rPr>
              <w:t>true</w:t>
            </w:r>
            <w:proofErr w:type="spellEnd"/>
            <w:r w:rsidRPr="00DB708C">
              <w:rPr>
                <w:lang w:val="pt-BR"/>
                <w:rPrChange w:id="557" w:author="Dalton Solano dos Reis" w:date="2023-12-05T10:12:00Z">
                  <w:rPr/>
                </w:rPrChange>
              </w:rPr>
              <w:t>;</w:t>
            </w:r>
          </w:p>
          <w:p w14:paraId="43A98CD3" w14:textId="77777777" w:rsidR="00CF4B22" w:rsidRPr="00DB708C" w:rsidRDefault="00CF4B22" w:rsidP="00CF4B22">
            <w:pPr>
              <w:pStyle w:val="TF-CDIGO-FONTE"/>
              <w:rPr>
                <w:lang w:val="pt-BR"/>
                <w:rPrChange w:id="558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559" w:author="Dalton Solano dos Reis" w:date="2023-12-05T10:12:00Z">
                  <w:rPr/>
                </w:rPrChange>
              </w:rPr>
              <w:t xml:space="preserve">                </w:t>
            </w:r>
            <w:proofErr w:type="spellStart"/>
            <w:r w:rsidRPr="00DB708C">
              <w:rPr>
                <w:lang w:val="pt-BR"/>
                <w:rPrChange w:id="560" w:author="Dalton Solano dos Reis" w:date="2023-12-05T10:12:00Z">
                  <w:rPr/>
                </w:rPrChange>
              </w:rPr>
              <w:t>texto.text</w:t>
            </w:r>
            <w:proofErr w:type="spellEnd"/>
            <w:r w:rsidRPr="00DB708C">
              <w:rPr>
                <w:lang w:val="pt-BR"/>
                <w:rPrChange w:id="561" w:author="Dalton Solano dos Reis" w:date="2023-12-05T10:12:00Z">
                  <w:rPr/>
                </w:rPrChange>
              </w:rPr>
              <w:t xml:space="preserve"> = "Nunca atravesse a faixa sem olhar para os dois lados!";</w:t>
            </w:r>
          </w:p>
          <w:p w14:paraId="5A8C4F9F" w14:textId="77777777" w:rsidR="00CF4B22" w:rsidRPr="00DB708C" w:rsidRDefault="00CF4B22" w:rsidP="00CF4B22">
            <w:pPr>
              <w:pStyle w:val="TF-CDIGO-FONTE"/>
              <w:rPr>
                <w:lang w:val="pt-BR"/>
                <w:rPrChange w:id="562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563" w:author="Dalton Solano dos Reis" w:date="2023-12-05T10:12:00Z">
                  <w:rPr/>
                </w:rPrChange>
              </w:rPr>
              <w:t xml:space="preserve">                </w:t>
            </w:r>
            <w:proofErr w:type="spellStart"/>
            <w:r w:rsidRPr="00DB708C">
              <w:rPr>
                <w:lang w:val="pt-BR"/>
                <w:rPrChange w:id="564" w:author="Dalton Solano dos Reis" w:date="2023-12-05T10:12:00Z">
                  <w:rPr/>
                </w:rPrChange>
              </w:rPr>
              <w:t>mostrouAlertaOlharDoisLados</w:t>
            </w:r>
            <w:proofErr w:type="spellEnd"/>
            <w:r w:rsidRPr="00DB708C">
              <w:rPr>
                <w:lang w:val="pt-BR"/>
                <w:rPrChange w:id="565" w:author="Dalton Solano dos Reis" w:date="2023-12-05T10:12:00Z">
                  <w:rPr/>
                </w:rPrChange>
              </w:rPr>
              <w:t xml:space="preserve"> = </w:t>
            </w:r>
            <w:proofErr w:type="spellStart"/>
            <w:r w:rsidRPr="00DB708C">
              <w:rPr>
                <w:lang w:val="pt-BR"/>
                <w:rPrChange w:id="566" w:author="Dalton Solano dos Reis" w:date="2023-12-05T10:12:00Z">
                  <w:rPr/>
                </w:rPrChange>
              </w:rPr>
              <w:t>true</w:t>
            </w:r>
            <w:proofErr w:type="spellEnd"/>
            <w:r w:rsidRPr="00DB708C">
              <w:rPr>
                <w:lang w:val="pt-BR"/>
                <w:rPrChange w:id="567" w:author="Dalton Solano dos Reis" w:date="2023-12-05T10:12:00Z">
                  <w:rPr/>
                </w:rPrChange>
              </w:rPr>
              <w:t>;</w:t>
            </w:r>
          </w:p>
          <w:p w14:paraId="53D75FDA" w14:textId="77777777" w:rsidR="00CF4B22" w:rsidRPr="00DB708C" w:rsidRDefault="00CF4B22" w:rsidP="00CF4B22">
            <w:pPr>
              <w:pStyle w:val="TF-CDIGO-FONTE"/>
              <w:rPr>
                <w:lang w:val="pt-BR"/>
                <w:rPrChange w:id="568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  <w:rPrChange w:id="569" w:author="Dalton Solano dos Reis" w:date="2023-12-05T10:12:00Z">
                  <w:rPr/>
                </w:rPrChange>
              </w:rPr>
              <w:t xml:space="preserve">                </w:t>
            </w:r>
            <w:proofErr w:type="spellStart"/>
            <w:r w:rsidRPr="00DB708C">
              <w:rPr>
                <w:lang w:val="pt-BR"/>
                <w:rPrChange w:id="570" w:author="Dalton Solano dos Reis" w:date="2023-12-05T10:12:00Z">
                  <w:rPr/>
                </w:rPrChange>
              </w:rPr>
              <w:t>mensagemAlerta.SetActive</w:t>
            </w:r>
            <w:proofErr w:type="spellEnd"/>
            <w:r w:rsidRPr="00DB708C">
              <w:rPr>
                <w:lang w:val="pt-BR"/>
                <w:rPrChange w:id="571" w:author="Dalton Solano dos Reis" w:date="2023-12-05T10:12:00Z">
                  <w:rPr/>
                </w:rPrChange>
              </w:rPr>
              <w:t>(</w:t>
            </w:r>
            <w:proofErr w:type="spellStart"/>
            <w:r w:rsidRPr="00DB708C">
              <w:rPr>
                <w:lang w:val="pt-BR"/>
                <w:rPrChange w:id="572" w:author="Dalton Solano dos Reis" w:date="2023-12-05T10:12:00Z">
                  <w:rPr/>
                </w:rPrChange>
              </w:rPr>
              <w:t>true</w:t>
            </w:r>
            <w:proofErr w:type="spellEnd"/>
            <w:r w:rsidRPr="00DB708C">
              <w:rPr>
                <w:lang w:val="pt-BR"/>
                <w:rPrChange w:id="573" w:author="Dalton Solano dos Reis" w:date="2023-12-05T10:12:00Z">
                  <w:rPr/>
                </w:rPrChange>
              </w:rPr>
              <w:t>);</w:t>
            </w:r>
          </w:p>
          <w:p w14:paraId="088506EA" w14:textId="77777777" w:rsidR="00CF4B22" w:rsidRPr="00DB708C" w:rsidRDefault="00CF4B22" w:rsidP="00CF4B22">
            <w:pPr>
              <w:pStyle w:val="TF-CDIGO-FONTE"/>
              <w:rPr>
                <w:lang w:val="pt-BR"/>
              </w:rPr>
            </w:pPr>
            <w:r w:rsidRPr="00DB708C">
              <w:rPr>
                <w:lang w:val="pt-BR"/>
                <w:rPrChange w:id="574" w:author="Dalton Solano dos Reis" w:date="2023-12-05T10:12:00Z">
                  <w:rPr/>
                </w:rPrChange>
              </w:rPr>
              <w:t xml:space="preserve">                </w:t>
            </w:r>
            <w:r w:rsidRPr="00DB708C">
              <w:rPr>
                <w:lang w:val="pt-BR"/>
              </w:rPr>
              <w:t>break;</w:t>
            </w:r>
          </w:p>
          <w:p w14:paraId="7266F4E1" w14:textId="77777777" w:rsidR="00CF4B22" w:rsidRPr="00DB708C" w:rsidRDefault="00CF4B22" w:rsidP="00CF4B22">
            <w:pPr>
              <w:pStyle w:val="TF-CDIGO-FONTE"/>
              <w:rPr>
                <w:lang w:val="pt-BR"/>
              </w:rPr>
            </w:pPr>
            <w:r w:rsidRPr="00DB708C">
              <w:rPr>
                <w:lang w:val="pt-BR"/>
              </w:rPr>
              <w:t xml:space="preserve">            case "Capacete":</w:t>
            </w:r>
          </w:p>
          <w:p w14:paraId="72CD4C94" w14:textId="77777777" w:rsidR="00CF4B22" w:rsidRPr="00DB708C" w:rsidRDefault="00CF4B22" w:rsidP="00CF4B22">
            <w:pPr>
              <w:pStyle w:val="TF-CDIGO-FONTE"/>
              <w:rPr>
                <w:lang w:val="pt-BR"/>
                <w:rPrChange w:id="575" w:author="Dalton Solano dos Reis" w:date="2023-12-05T10:12:00Z">
                  <w:rPr/>
                </w:rPrChange>
              </w:rPr>
            </w:pPr>
            <w:r w:rsidRPr="00DB708C">
              <w:rPr>
                <w:lang w:val="pt-BR"/>
              </w:rPr>
              <w:t xml:space="preserve">                </w:t>
            </w:r>
            <w:proofErr w:type="spellStart"/>
            <w:r w:rsidRPr="00DB708C">
              <w:rPr>
                <w:lang w:val="pt-BR"/>
                <w:rPrChange w:id="576" w:author="Dalton Solano dos Reis" w:date="2023-12-05T10:12:00Z">
                  <w:rPr/>
                </w:rPrChange>
              </w:rPr>
              <w:t>texto.text</w:t>
            </w:r>
            <w:proofErr w:type="spellEnd"/>
            <w:r w:rsidRPr="00DB708C">
              <w:rPr>
                <w:lang w:val="pt-BR"/>
                <w:rPrChange w:id="577" w:author="Dalton Solano dos Reis" w:date="2023-12-05T10:12:00Z">
                  <w:rPr/>
                </w:rPrChange>
              </w:rPr>
              <w:t xml:space="preserve"> = "Sempre coloque o capacete ao andar de patinete!";</w:t>
            </w:r>
          </w:p>
          <w:p w14:paraId="48FFB8E2" w14:textId="77777777" w:rsidR="00CF4B22" w:rsidRPr="00DB708C" w:rsidRDefault="00CF4B22" w:rsidP="00CF4B22">
            <w:pPr>
              <w:pStyle w:val="TF-CDIGO-FONTE"/>
              <w:rPr>
                <w:lang w:val="pt-BR"/>
              </w:rPr>
            </w:pPr>
            <w:r w:rsidRPr="00DB708C">
              <w:rPr>
                <w:lang w:val="pt-BR"/>
                <w:rPrChange w:id="578" w:author="Dalton Solano dos Reis" w:date="2023-12-05T10:12:00Z">
                  <w:rPr/>
                </w:rPrChange>
              </w:rPr>
              <w:t xml:space="preserve">                </w:t>
            </w:r>
            <w:proofErr w:type="spellStart"/>
            <w:r w:rsidRPr="00DB708C">
              <w:rPr>
                <w:lang w:val="pt-BR"/>
              </w:rPr>
              <w:t>mensagemAlerta.SetActive</w:t>
            </w:r>
            <w:proofErr w:type="spellEnd"/>
            <w:r w:rsidRPr="00DB708C">
              <w:rPr>
                <w:lang w:val="pt-BR"/>
              </w:rPr>
              <w:t>(</w:t>
            </w:r>
            <w:proofErr w:type="spellStart"/>
            <w:r w:rsidRPr="00DB708C">
              <w:rPr>
                <w:lang w:val="pt-BR"/>
              </w:rPr>
              <w:t>true</w:t>
            </w:r>
            <w:proofErr w:type="spellEnd"/>
            <w:r w:rsidRPr="00DB708C">
              <w:rPr>
                <w:lang w:val="pt-BR"/>
              </w:rPr>
              <w:t>);</w:t>
            </w:r>
          </w:p>
          <w:p w14:paraId="501AC964" w14:textId="197F43A3" w:rsidR="003A6FE2" w:rsidRPr="00DB708C" w:rsidRDefault="00CF4B22" w:rsidP="003A6FE2">
            <w:pPr>
              <w:pStyle w:val="TF-CDIGO-FONTE"/>
              <w:rPr>
                <w:lang w:val="pt-BR"/>
              </w:rPr>
            </w:pPr>
            <w:r w:rsidRPr="00DB708C">
              <w:rPr>
                <w:lang w:val="pt-BR"/>
              </w:rPr>
              <w:t xml:space="preserve">                break;</w:t>
            </w:r>
          </w:p>
          <w:p w14:paraId="0CEE54B0" w14:textId="34EE8066" w:rsidR="00E506FC" w:rsidRPr="00DB708C" w:rsidRDefault="00E506FC" w:rsidP="00CF4B22">
            <w:pPr>
              <w:pStyle w:val="TF-CDIGO-FONTE"/>
              <w:rPr>
                <w:lang w:val="pt-BR"/>
              </w:rPr>
            </w:pPr>
          </w:p>
        </w:tc>
      </w:tr>
    </w:tbl>
    <w:p w14:paraId="3938E038" w14:textId="44C8FEE1" w:rsidR="00E506FC" w:rsidRPr="00DB708C" w:rsidRDefault="003176BB" w:rsidP="003176BB">
      <w:pPr>
        <w:pStyle w:val="TF-FONTE"/>
      </w:pPr>
      <w:r w:rsidRPr="00DB708C">
        <w:t>Fonte: elaborado pelo autor.</w:t>
      </w:r>
    </w:p>
    <w:p w14:paraId="10A7A85E" w14:textId="433482E1" w:rsidR="00FD0CEE" w:rsidRPr="00DB708C" w:rsidRDefault="00B337F5" w:rsidP="00E506FC">
      <w:pPr>
        <w:pStyle w:val="TF-TEXTO"/>
      </w:pPr>
      <w:r w:rsidRPr="00DB708C">
        <w:t xml:space="preserve">O </w:t>
      </w:r>
      <w:proofErr w:type="spellStart"/>
      <w:r w:rsidRPr="00DB708C">
        <w:rPr>
          <w:rStyle w:val="TF-COURIER9"/>
        </w:rPr>
        <w:t>Canvas</w:t>
      </w:r>
      <w:proofErr w:type="spellEnd"/>
      <w:r w:rsidRPr="00DB708C">
        <w:t xml:space="preserve"> na Unity é essencial para a </w:t>
      </w:r>
      <w:r w:rsidR="001E51B8" w:rsidRPr="00DB708C">
        <w:t xml:space="preserve">User Interface </w:t>
      </w:r>
      <w:r w:rsidRPr="00DB708C">
        <w:t xml:space="preserve">(UI), atuando como a área onde todos os elementos de UI, como imagens e botões, devem ser posicionados. Esses elementos devem ser filhos de um </w:t>
      </w:r>
      <w:proofErr w:type="spellStart"/>
      <w:r w:rsidRPr="00DB708C">
        <w:rPr>
          <w:rStyle w:val="TF-COURIER9"/>
        </w:rPr>
        <w:t>Canvas</w:t>
      </w:r>
      <w:proofErr w:type="spellEnd"/>
      <w:r w:rsidRPr="00DB708C">
        <w:t xml:space="preserve"> para serem renderizados e interativos. Se não houver um </w:t>
      </w:r>
      <w:proofErr w:type="spellStart"/>
      <w:r w:rsidRPr="00DB708C">
        <w:rPr>
          <w:rStyle w:val="TF-COURIER9"/>
        </w:rPr>
        <w:t>Canvas</w:t>
      </w:r>
      <w:proofErr w:type="spellEnd"/>
      <w:r w:rsidRPr="00DB708C">
        <w:t xml:space="preserve"> na cena ao criar um elemento de UI, a Unity cria um automaticamente. Há dois tipos principais de </w:t>
      </w:r>
      <w:proofErr w:type="spellStart"/>
      <w:r w:rsidRPr="00DB708C">
        <w:t>Canvas</w:t>
      </w:r>
      <w:proofErr w:type="spellEnd"/>
      <w:r w:rsidRPr="00DB708C">
        <w:t xml:space="preserve">: </w:t>
      </w:r>
      <w:proofErr w:type="spellStart"/>
      <w:r w:rsidRPr="00DB708C">
        <w:rPr>
          <w:rStyle w:val="TF-COURIER9"/>
        </w:rPr>
        <w:t>Screen</w:t>
      </w:r>
      <w:proofErr w:type="spellEnd"/>
      <w:r w:rsidRPr="00DB708C">
        <w:rPr>
          <w:rStyle w:val="TF-COURIER9"/>
        </w:rPr>
        <w:t xml:space="preserve"> Space</w:t>
      </w:r>
      <w:r w:rsidRPr="00DB708C">
        <w:t xml:space="preserve">, que cobre a tela inteira, e </w:t>
      </w:r>
      <w:r w:rsidRPr="00DB708C">
        <w:rPr>
          <w:rStyle w:val="TF-COURIER9"/>
        </w:rPr>
        <w:t>World Space</w:t>
      </w:r>
      <w:r w:rsidRPr="00DB708C">
        <w:t xml:space="preserve">, que </w:t>
      </w:r>
      <w:r w:rsidRPr="00DB708C">
        <w:lastRenderedPageBreak/>
        <w:t xml:space="preserve">situa a UI no espaço tridimensional do </w:t>
      </w:r>
      <w:r w:rsidR="00F26634" w:rsidRPr="00DB708C">
        <w:t>jogo (U</w:t>
      </w:r>
      <w:r w:rsidR="008111E7" w:rsidRPr="00DB708C">
        <w:t>nity</w:t>
      </w:r>
      <w:r w:rsidR="00F26634" w:rsidRPr="00DB708C">
        <w:t xml:space="preserve"> T</w:t>
      </w:r>
      <w:r w:rsidR="008111E7" w:rsidRPr="00DB708C">
        <w:t>echnologies</w:t>
      </w:r>
      <w:r w:rsidR="00F26634" w:rsidRPr="00DB708C">
        <w:t>, 2023).</w:t>
      </w:r>
      <w:r w:rsidRPr="00DB708C">
        <w:t xml:space="preserve"> Para este projeto, foi escolhido o modo </w:t>
      </w:r>
      <w:proofErr w:type="spellStart"/>
      <w:r w:rsidRPr="00DB708C">
        <w:rPr>
          <w:rStyle w:val="TF-COURIER9"/>
        </w:rPr>
        <w:t>Screen</w:t>
      </w:r>
      <w:proofErr w:type="spellEnd"/>
      <w:r w:rsidRPr="00DB708C">
        <w:rPr>
          <w:rStyle w:val="TF-COURIER9"/>
        </w:rPr>
        <w:t xml:space="preserve"> Space – </w:t>
      </w:r>
      <w:proofErr w:type="spellStart"/>
      <w:r w:rsidRPr="00DB708C">
        <w:rPr>
          <w:rStyle w:val="TF-COURIER9"/>
        </w:rPr>
        <w:t>Camera</w:t>
      </w:r>
      <w:proofErr w:type="spellEnd"/>
      <w:r w:rsidRPr="00DB708C">
        <w:t xml:space="preserve">, onde o </w:t>
      </w:r>
      <w:proofErr w:type="spellStart"/>
      <w:r w:rsidRPr="00DB708C">
        <w:rPr>
          <w:rStyle w:val="TF-COURIER9"/>
        </w:rPr>
        <w:t>Canvas</w:t>
      </w:r>
      <w:proofErr w:type="spellEnd"/>
      <w:r w:rsidRPr="00DB708C">
        <w:t xml:space="preserve"> é posicionado a uma distância específica de uma câmera selecionada. Isso permite que os elementos da UI sejam projetados na tela conforme a posição e orientação da câmera. O </w:t>
      </w:r>
      <w:proofErr w:type="spellStart"/>
      <w:r w:rsidRPr="00DB708C">
        <w:rPr>
          <w:rStyle w:val="TF-COURIER9"/>
        </w:rPr>
        <w:t>Canvas</w:t>
      </w:r>
      <w:proofErr w:type="spellEnd"/>
      <w:r w:rsidRPr="00DB708C">
        <w:t xml:space="preserve"> ajusta seu tamanho e escala automaticamente com mudanças na resolução da tela ou no campo de visão da câmera. Assim,</w:t>
      </w:r>
      <w:r w:rsidR="00353F99" w:rsidRPr="00DB708C">
        <w:t xml:space="preserve"> é adequado para ambientes que utilizam a </w:t>
      </w:r>
      <w:r w:rsidR="00895CA3" w:rsidRPr="00DB708C">
        <w:t>RV</w:t>
      </w:r>
      <w:r w:rsidR="00353F99" w:rsidRPr="00DB708C">
        <w:t>, já que a</w:t>
      </w:r>
      <w:r w:rsidRPr="00DB708C">
        <w:t xml:space="preserve"> UI adapta-se dinamicamente ao campo de visão da câmera </w:t>
      </w:r>
      <w:r w:rsidR="00895CA3" w:rsidRPr="00DB708C">
        <w:t>RV</w:t>
      </w:r>
      <w:r w:rsidRPr="00DB708C">
        <w:t>, mantendo proporção e legibilidade, garantindo que os alertas estejam sempre visíveis no campo de visão do usuário, no caso dest</w:t>
      </w:r>
      <w:r w:rsidR="00DC7F1A" w:rsidRPr="00DB708C">
        <w:t>e jogo</w:t>
      </w:r>
      <w:r w:rsidRPr="00DB708C">
        <w:t>, centralizados na tela.</w:t>
      </w:r>
    </w:p>
    <w:p w14:paraId="0AF5C6F1" w14:textId="477C4169" w:rsidR="0091394F" w:rsidRPr="00DB708C" w:rsidRDefault="0091394F" w:rsidP="005D74BB">
      <w:pPr>
        <w:pStyle w:val="Ttulo1"/>
      </w:pPr>
      <w:r w:rsidRPr="00DB708C">
        <w:t>resultados</w:t>
      </w:r>
    </w:p>
    <w:p w14:paraId="2B0F272E" w14:textId="753C3274" w:rsidR="005951B4" w:rsidRPr="00DB708C" w:rsidRDefault="002F1033" w:rsidP="005951B4">
      <w:pPr>
        <w:pStyle w:val="TF-TEXTO"/>
      </w:pPr>
      <w:r w:rsidRPr="00DB708C">
        <w:t>Durante o</w:t>
      </w:r>
      <w:r w:rsidR="006D6D01" w:rsidRPr="00DB708C">
        <w:t xml:space="preserve"> desenvolvimento do </w:t>
      </w:r>
      <w:r w:rsidRPr="00DB708C">
        <w:t>jogo</w:t>
      </w:r>
      <w:r w:rsidR="006D6D01" w:rsidRPr="00DB708C">
        <w:t xml:space="preserve">, testes frequentes foram conduzidos para assegurar a conformidade das funcionalidades com as expectativas e para detectar eventuais erros. Esses testes também visavam identificar </w:t>
      </w:r>
      <w:r w:rsidR="00721054" w:rsidRPr="00DB708C">
        <w:t>potenciais</w:t>
      </w:r>
      <w:r w:rsidR="006D6D01" w:rsidRPr="00DB708C">
        <w:t xml:space="preserve"> </w:t>
      </w:r>
      <w:r w:rsidR="00721054" w:rsidRPr="00DB708C">
        <w:t>dificuldades</w:t>
      </w:r>
      <w:r w:rsidR="006D6D01" w:rsidRPr="00DB708C">
        <w:t xml:space="preserve"> que os usuários poderiam encontrar ao</w:t>
      </w:r>
      <w:r w:rsidR="00721054" w:rsidRPr="00DB708C">
        <w:t xml:space="preserve"> jogar</w:t>
      </w:r>
      <w:r w:rsidR="006D6D01" w:rsidRPr="00DB708C">
        <w:t xml:space="preserve">, permitindo </w:t>
      </w:r>
      <w:r w:rsidR="00C94AB1" w:rsidRPr="00DB708C">
        <w:t>corrigir e prevenir potenciais falhas</w:t>
      </w:r>
      <w:r w:rsidR="006D6D01" w:rsidRPr="00DB708C">
        <w:t>.</w:t>
      </w:r>
    </w:p>
    <w:p w14:paraId="4B596C0D" w14:textId="5198AC37" w:rsidR="007152F7" w:rsidRPr="00DB708C" w:rsidRDefault="00211A3C" w:rsidP="00FA7172">
      <w:pPr>
        <w:pStyle w:val="TF-TEXTO"/>
      </w:pPr>
      <w:r w:rsidRPr="00DB708C">
        <w:t xml:space="preserve">A criação do jogo seguiu um processo iterativo, envolvendo a </w:t>
      </w:r>
      <w:proofErr w:type="spellStart"/>
      <w:r w:rsidRPr="00DB708C">
        <w:t>refatoração</w:t>
      </w:r>
      <w:proofErr w:type="spellEnd"/>
      <w:r w:rsidRPr="00DB708C">
        <w:t xml:space="preserve"> contínua do código para se adaptar a novas funcionalidades propostas. </w:t>
      </w:r>
      <w:r w:rsidR="00FA7172" w:rsidRPr="00DB708C">
        <w:t xml:space="preserve">As funcionalidades foram inicialmente desenvolvidas de forma modular, como a interação com óculos de </w:t>
      </w:r>
      <w:del w:id="579" w:author="Dalton Solano dos Reis" w:date="2023-12-05T14:32:00Z">
        <w:r w:rsidR="00FA7172" w:rsidRPr="00DB708C" w:rsidDel="00CB7FAC">
          <w:delText xml:space="preserve">realidade </w:delText>
        </w:r>
      </w:del>
      <w:ins w:id="580" w:author="Dalton Solano dos Reis" w:date="2023-12-05T14:32:00Z">
        <w:r w:rsidR="00CB7FAC">
          <w:t>R</w:t>
        </w:r>
        <w:r w:rsidR="00CB7FAC" w:rsidRPr="00DB708C">
          <w:t xml:space="preserve">ealidade </w:t>
        </w:r>
      </w:ins>
      <w:del w:id="581" w:author="Dalton Solano dos Reis" w:date="2023-12-05T14:32:00Z">
        <w:r w:rsidR="00FA7172" w:rsidRPr="00DB708C" w:rsidDel="00CB7FAC">
          <w:delText xml:space="preserve">virtual </w:delText>
        </w:r>
      </w:del>
      <w:ins w:id="582" w:author="Dalton Solano dos Reis" w:date="2023-12-05T14:32:00Z">
        <w:r w:rsidR="00CB7FAC">
          <w:t>V</w:t>
        </w:r>
        <w:r w:rsidR="00CB7FAC" w:rsidRPr="00DB708C">
          <w:t xml:space="preserve">irtual </w:t>
        </w:r>
      </w:ins>
      <w:r w:rsidR="00FA7172" w:rsidRPr="00DB708C">
        <w:t xml:space="preserve">(VR), movimentação do personagem, uso de </w:t>
      </w:r>
      <w:proofErr w:type="spellStart"/>
      <w:r w:rsidR="00FA7172" w:rsidRPr="00CB7FAC">
        <w:rPr>
          <w:rStyle w:val="TF-COURIER9"/>
          <w:rPrChange w:id="583" w:author="Dalton Solano dos Reis" w:date="2023-12-05T14:33:00Z">
            <w:rPr/>
          </w:rPrChange>
        </w:rPr>
        <w:t>NavMesh</w:t>
      </w:r>
      <w:proofErr w:type="spellEnd"/>
      <w:r w:rsidR="00FA7172" w:rsidRPr="00DB708C">
        <w:t>, entre outras, para posteriormente serem integradas nas etapas finais do jogo. A fim de garantir a</w:t>
      </w:r>
      <w:del w:id="584" w:author="Dalton Solano dos Reis" w:date="2023-12-05T14:32:00Z">
        <w:r w:rsidR="00FA7172" w:rsidRPr="00DB708C" w:rsidDel="00CB7FAC">
          <w:delText xml:space="preserve"> </w:delText>
        </w:r>
      </w:del>
      <w:r w:rsidR="00FA7172" w:rsidRPr="00DB708C">
        <w:t xml:space="preserve"> eficiência dessas funcionalidades em todas as etapas do jogo, foram realizados testes frequentes e regulares.</w:t>
      </w:r>
      <w:r w:rsidR="000F2453" w:rsidRPr="00DB708C">
        <w:t xml:space="preserve"> </w:t>
      </w:r>
      <w:r w:rsidR="00531A57" w:rsidRPr="00DB708C">
        <w:t>Os testes foram</w:t>
      </w:r>
      <w:r w:rsidR="00060846" w:rsidRPr="00DB708C">
        <w:t xml:space="preserve"> realizados tanto no emulador do Unity, quanto em um dispositivo Android</w:t>
      </w:r>
      <w:r w:rsidR="00296DA6" w:rsidRPr="00DB708C">
        <w:t>, e focaram em como os usuários interagiriam com o aplicativo.</w:t>
      </w:r>
    </w:p>
    <w:p w14:paraId="73CBF986" w14:textId="6CFE56CE" w:rsidR="0039779F" w:rsidRPr="00DB708C" w:rsidRDefault="00613254" w:rsidP="0039779F">
      <w:pPr>
        <w:pStyle w:val="TF-TEXTO"/>
      </w:pPr>
      <w:r w:rsidRPr="00DB708C">
        <w:t xml:space="preserve">Foi identificado que o ajuste </w:t>
      </w:r>
      <w:proofErr w:type="gramStart"/>
      <w:r w:rsidR="00F47FA4" w:rsidRPr="00DB708C">
        <w:t xml:space="preserve">do </w:t>
      </w:r>
      <w:r w:rsidRPr="00DB708C">
        <w:t>óculos</w:t>
      </w:r>
      <w:proofErr w:type="gramEnd"/>
      <w:r w:rsidRPr="00DB708C">
        <w:t xml:space="preserve"> de realidade virtual requer alta precisão, tanto nas lentes de profundidade quanto de lateralidade, para evitar que a imagem apresente bordas indesejadas ou fique desfocada.</w:t>
      </w:r>
      <w:bookmarkStart w:id="585" w:name="_Toc419598588"/>
      <w:bookmarkStart w:id="586" w:name="_Toc420721330"/>
      <w:bookmarkStart w:id="587" w:name="_Toc420721484"/>
      <w:bookmarkStart w:id="588" w:name="_Toc420721575"/>
      <w:bookmarkStart w:id="589" w:name="_Toc420721781"/>
      <w:bookmarkStart w:id="590" w:name="_Toc420723222"/>
      <w:bookmarkStart w:id="591" w:name="_Toc482682385"/>
      <w:bookmarkStart w:id="592" w:name="_Toc54169335"/>
      <w:bookmarkStart w:id="593" w:name="_Toc96491868"/>
      <w:bookmarkStart w:id="594" w:name="_Toc511928441"/>
      <w:bookmarkEnd w:id="520"/>
      <w:bookmarkEnd w:id="521"/>
      <w:bookmarkEnd w:id="522"/>
      <w:bookmarkEnd w:id="523"/>
      <w:bookmarkEnd w:id="524"/>
      <w:bookmarkEnd w:id="525"/>
      <w:bookmarkEnd w:id="526"/>
      <w:r w:rsidR="00B82BA1" w:rsidRPr="00DB708C">
        <w:t xml:space="preserve"> Independente da regulagem, notou-se que manter as lentes muito próximas resultava na sobreposição das imagens, causando desfoque, enquanto afastá-las demais gerava pequenas bordas, comprometendo parte da tela do jogo. </w:t>
      </w:r>
      <w:r w:rsidR="00A75582" w:rsidRPr="00DB708C">
        <w:t xml:space="preserve">Por conta disto, as interfaces do jogo foram posicionadas exatamente </w:t>
      </w:r>
      <w:r w:rsidR="00F16205" w:rsidRPr="00DB708C">
        <w:t xml:space="preserve">no centro da tela, como visto na </w:t>
      </w:r>
      <w:del w:id="595" w:author="Dalton Solano dos Reis" w:date="2023-12-05T14:34:00Z">
        <w:r w:rsidR="00F16205" w:rsidRPr="00DB708C" w:rsidDel="00CB7FAC">
          <w:delText xml:space="preserve">figura </w:delText>
        </w:r>
      </w:del>
      <w:commentRangeStart w:id="596"/>
      <w:ins w:id="597" w:author="Dalton Solano dos Reis" w:date="2023-12-05T14:34:00Z">
        <w:r w:rsidR="00CB7FAC">
          <w:t>F</w:t>
        </w:r>
        <w:r w:rsidR="00CB7FAC" w:rsidRPr="00DB708C">
          <w:t xml:space="preserve">igura </w:t>
        </w:r>
      </w:ins>
      <w:r w:rsidR="00F16205" w:rsidRPr="00DB708C">
        <w:t>40</w:t>
      </w:r>
      <w:commentRangeEnd w:id="596"/>
      <w:r w:rsidR="00CB7FAC">
        <w:rPr>
          <w:rStyle w:val="Refdecomentrio"/>
        </w:rPr>
        <w:commentReference w:id="596"/>
      </w:r>
      <w:r w:rsidR="00F16205" w:rsidRPr="00DB708C">
        <w:t>.</w:t>
      </w:r>
    </w:p>
    <w:p w14:paraId="733091F9" w14:textId="57A56052" w:rsidR="0039779F" w:rsidRPr="00DB708C" w:rsidRDefault="005634EE" w:rsidP="005634EE">
      <w:pPr>
        <w:pStyle w:val="TF-LEGENDA"/>
      </w:pPr>
      <w:r w:rsidRPr="00DB708C">
        <w:t xml:space="preserve">Figura 40 </w:t>
      </w:r>
      <w:r w:rsidR="00EE3256" w:rsidRPr="00DB708C">
        <w:t>–</w:t>
      </w:r>
      <w:r w:rsidRPr="00DB708C">
        <w:t xml:space="preserve"> </w:t>
      </w:r>
      <w:r w:rsidR="00EE3256" w:rsidRPr="00DB708C">
        <w:t>Visualização da t</w:t>
      </w:r>
      <w:r w:rsidR="00BF4130" w:rsidRPr="00DB708C">
        <w:t xml:space="preserve">ela </w:t>
      </w:r>
      <w:r w:rsidRPr="00DB708C">
        <w:t>do jogo antes d</w:t>
      </w:r>
      <w:r w:rsidR="00185E77" w:rsidRPr="00DB708C">
        <w:t>o celular</w:t>
      </w:r>
      <w:r w:rsidRPr="00DB708C">
        <w:t xml:space="preserve"> ser inserido </w:t>
      </w:r>
      <w:proofErr w:type="gramStart"/>
      <w:r w:rsidRPr="00DB708C">
        <w:t>no óculos</w:t>
      </w:r>
      <w:proofErr w:type="gramEnd"/>
    </w:p>
    <w:p w14:paraId="295CE6E2" w14:textId="64EAA213" w:rsidR="0039779F" w:rsidRPr="00DB708C" w:rsidRDefault="00C459E4" w:rsidP="00C459E4">
      <w:pPr>
        <w:pStyle w:val="TF-FIGURA"/>
      </w:pPr>
      <w:r w:rsidRPr="00DB708C">
        <w:rPr>
          <w:noProof/>
        </w:rPr>
        <w:drawing>
          <wp:inline distT="0" distB="0" distL="0" distR="0" wp14:anchorId="1858B1AF" wp14:editId="0C7F32F3">
            <wp:extent cx="6120765" cy="2952750"/>
            <wp:effectExtent l="0" t="0" r="0" b="0"/>
            <wp:docPr id="2051081573" name="Imagem 2051081573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1573" name="Imagem 1" descr="Tela de jogo de vídeo game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574" w14:textId="31ECA4AF" w:rsidR="0039779F" w:rsidRPr="00DB708C" w:rsidRDefault="005634EE" w:rsidP="005634EE">
      <w:pPr>
        <w:pStyle w:val="TF-FONTE"/>
      </w:pPr>
      <w:r w:rsidRPr="00DB708C">
        <w:t>Fonte: elaborado pelo autor.</w:t>
      </w:r>
    </w:p>
    <w:p w14:paraId="7A075FDF" w14:textId="269493E5" w:rsidR="00BE51AA" w:rsidRPr="00DB708C" w:rsidRDefault="00F427A7" w:rsidP="00BE51AA">
      <w:pPr>
        <w:pStyle w:val="TF-TEXTO"/>
      </w:pPr>
      <w:r w:rsidRPr="00DB708C">
        <w:t>Durante os testes, identificou-se uma limitação no controle bluetooth para o jogo: o</w:t>
      </w:r>
      <w:r w:rsidR="00DE52A3" w:rsidRPr="00DB708C">
        <w:t xml:space="preserve"> analógico e botões </w:t>
      </w:r>
      <w:r w:rsidRPr="00DB708C">
        <w:t xml:space="preserve">não apresentavam uma resposta </w:t>
      </w:r>
      <w:r w:rsidR="00DE52A3" w:rsidRPr="00DB708C">
        <w:t>gradual</w:t>
      </w:r>
      <w:r w:rsidRPr="00DB708C">
        <w:t xml:space="preserve"> ao </w:t>
      </w:r>
      <w:r w:rsidR="006A6557" w:rsidRPr="00DB708C">
        <w:t xml:space="preserve">serem movidos </w:t>
      </w:r>
      <w:r w:rsidR="00DE52A3" w:rsidRPr="00DB708C">
        <w:t>ou</w:t>
      </w:r>
      <w:r w:rsidR="006A6557" w:rsidRPr="00DB708C">
        <w:t xml:space="preserve"> pressionados</w:t>
      </w:r>
      <w:r w:rsidRPr="00DB708C">
        <w:t xml:space="preserve">, e estavam retornando apenas três valores, -1, 0 e 1. </w:t>
      </w:r>
      <w:r w:rsidR="00FD31FB" w:rsidRPr="00DB708C">
        <w:t>Consequentemente</w:t>
      </w:r>
      <w:r w:rsidR="00BE51AA" w:rsidRPr="00DB708C">
        <w:t xml:space="preserve">, não </w:t>
      </w:r>
      <w:r w:rsidR="00FD31FB" w:rsidRPr="00DB708C">
        <w:t>foi</w:t>
      </w:r>
      <w:r w:rsidR="00BE51AA" w:rsidRPr="00DB708C">
        <w:t xml:space="preserve"> possível realizar </w:t>
      </w:r>
      <w:r w:rsidR="00FD31FB" w:rsidRPr="00DB708C">
        <w:t>movimentos parciais no analógico e botões</w:t>
      </w:r>
      <w:r w:rsidR="00BE51AA" w:rsidRPr="00DB708C">
        <w:t>; a resposta era sempre total</w:t>
      </w:r>
      <w:r w:rsidR="00FE1AE8" w:rsidRPr="00DB708C">
        <w:t xml:space="preserve"> </w:t>
      </w:r>
      <w:r w:rsidR="00BE51AA" w:rsidRPr="00DB708C">
        <w:t>ou nenhuma.</w:t>
      </w:r>
      <w:r w:rsidR="0010444E" w:rsidRPr="00DB708C">
        <w:t xml:space="preserve"> Para o movimento </w:t>
      </w:r>
      <w:r w:rsidR="00B12281" w:rsidRPr="00DB708C">
        <w:t>do personagem, não houve tanto impacto, visto que sua velocidade é constante</w:t>
      </w:r>
      <w:r w:rsidR="00132073" w:rsidRPr="00DB708C">
        <w:t xml:space="preserve"> -</w:t>
      </w:r>
      <w:r w:rsidR="00B12281" w:rsidRPr="00DB708C">
        <w:t xml:space="preserve"> pressionar o analógico </w:t>
      </w:r>
      <w:r w:rsidR="00AB5975" w:rsidRPr="00DB708C">
        <w:t xml:space="preserve">faz o personagem </w:t>
      </w:r>
      <w:r w:rsidR="00B12281" w:rsidRPr="00DB708C">
        <w:t>se move</w:t>
      </w:r>
      <w:r w:rsidR="00AB5975" w:rsidRPr="00DB708C">
        <w:t>r</w:t>
      </w:r>
      <w:r w:rsidR="00B12281" w:rsidRPr="00DB708C">
        <w:t xml:space="preserve"> e </w:t>
      </w:r>
      <w:r w:rsidR="00AB5975" w:rsidRPr="00DB708C">
        <w:t xml:space="preserve">soltá-lo faz com que </w:t>
      </w:r>
      <w:r w:rsidR="00B12281" w:rsidRPr="00DB708C">
        <w:t>par</w:t>
      </w:r>
      <w:r w:rsidR="00AB5975" w:rsidRPr="00DB708C">
        <w:t>e</w:t>
      </w:r>
      <w:r w:rsidR="00B12281" w:rsidRPr="00DB708C">
        <w:t xml:space="preserve">. No entanto, na condição do patinete, a velocidade deve ser progressiva, então foi </w:t>
      </w:r>
      <w:r w:rsidR="008B6A36" w:rsidRPr="00DB708C">
        <w:t>utilizada outra abordagem, na qual a velocidade era aumentada ou decrementada a cada toque em um botão</w:t>
      </w:r>
      <w:r w:rsidR="00AB5975" w:rsidRPr="00DB708C">
        <w:t xml:space="preserve"> específico</w:t>
      </w:r>
      <w:r w:rsidR="008B6A36" w:rsidRPr="00DB708C">
        <w:t>.</w:t>
      </w:r>
    </w:p>
    <w:p w14:paraId="5385C289" w14:textId="232BC02E" w:rsidR="006A2A81" w:rsidRPr="00DB708C" w:rsidRDefault="00B5376B" w:rsidP="006A2A81">
      <w:pPr>
        <w:pStyle w:val="TF-TEXTO"/>
        <w:rPr>
          <w:u w:val="single"/>
        </w:rPr>
      </w:pPr>
      <w:r w:rsidRPr="00DB708C">
        <w:t xml:space="preserve">Em comparação aos trabalhos correlatos, este trabalho (o </w:t>
      </w:r>
      <w:proofErr w:type="spellStart"/>
      <w:r w:rsidRPr="00DB708C">
        <w:t>RotaVR</w:t>
      </w:r>
      <w:proofErr w:type="spellEnd"/>
      <w:r w:rsidRPr="00DB708C">
        <w:t xml:space="preserve">) </w:t>
      </w:r>
      <w:r w:rsidR="006F23AF" w:rsidRPr="00DB708C">
        <w:t>se destaca</w:t>
      </w:r>
      <w:r w:rsidRPr="00DB708C">
        <w:t xml:space="preserve"> </w:t>
      </w:r>
      <w:r w:rsidR="001F4921" w:rsidRPr="00DB708C">
        <w:t xml:space="preserve">ao integrar </w:t>
      </w:r>
      <w:r w:rsidR="0035514D" w:rsidRPr="00DB708C">
        <w:t>algumas d</w:t>
      </w:r>
      <w:r w:rsidRPr="00DB708C">
        <w:t xml:space="preserve">as principais características encontradas </w:t>
      </w:r>
      <w:r w:rsidR="001F4921" w:rsidRPr="00DB708C">
        <w:t>nestes</w:t>
      </w:r>
      <w:r w:rsidRPr="00DB708C">
        <w:t xml:space="preserve"> estudo</w:t>
      </w:r>
      <w:r w:rsidR="00B028CC" w:rsidRPr="00DB708C">
        <w:t>s</w:t>
      </w:r>
      <w:r w:rsidRPr="00DB708C">
        <w:t xml:space="preserve">. </w:t>
      </w:r>
      <w:r w:rsidR="00536C83" w:rsidRPr="00DB708C">
        <w:t xml:space="preserve">Uma dessas características é a </w:t>
      </w:r>
      <w:r w:rsidR="00957837" w:rsidRPr="00DB708C">
        <w:t>utilização da realidade virtual</w:t>
      </w:r>
      <w:r w:rsidR="00536C83" w:rsidRPr="00DB708C">
        <w:t xml:space="preserve">, como </w:t>
      </w:r>
      <w:r w:rsidR="0043056A" w:rsidRPr="00DB708C">
        <w:t xml:space="preserve">demonstrado no trabalho de </w:t>
      </w:r>
      <w:proofErr w:type="spellStart"/>
      <w:r w:rsidR="00524472" w:rsidRPr="00DB708C">
        <w:t>Zeuwts</w:t>
      </w:r>
      <w:proofErr w:type="spellEnd"/>
      <w:r w:rsidR="00524472" w:rsidRPr="00DB708C">
        <w:t xml:space="preserve"> </w:t>
      </w:r>
      <w:r w:rsidR="00524472" w:rsidRPr="00DB708C">
        <w:rPr>
          <w:i/>
          <w:iCs/>
        </w:rPr>
        <w:t>et al.</w:t>
      </w:r>
      <w:r w:rsidR="00524472" w:rsidRPr="00DB708C">
        <w:t xml:space="preserve"> (2023)</w:t>
      </w:r>
      <w:r w:rsidR="00DC72E4" w:rsidRPr="00DB708C">
        <w:t xml:space="preserve">, </w:t>
      </w:r>
      <w:r w:rsidR="00BD3E3A" w:rsidRPr="00DB708C">
        <w:t xml:space="preserve">que desenvolveu uma ferramenta para promover a segurança </w:t>
      </w:r>
      <w:r w:rsidR="000525D9" w:rsidRPr="00DB708C">
        <w:t>para</w:t>
      </w:r>
      <w:r w:rsidR="00BD3E3A" w:rsidRPr="00DB708C">
        <w:t xml:space="preserve"> ciclismo</w:t>
      </w:r>
      <w:r w:rsidR="00B3497A" w:rsidRPr="00DB708C">
        <w:t>.</w:t>
      </w:r>
      <w:r w:rsidR="0043056A" w:rsidRPr="00DB708C">
        <w:t xml:space="preserve"> Além disso, </w:t>
      </w:r>
      <w:r w:rsidR="00DD5DCB" w:rsidRPr="00DB708C">
        <w:t xml:space="preserve">o jogo </w:t>
      </w:r>
      <w:proofErr w:type="spellStart"/>
      <w:r w:rsidR="00DD5DCB" w:rsidRPr="00DB708C">
        <w:t>RotaVR</w:t>
      </w:r>
      <w:proofErr w:type="spellEnd"/>
      <w:r w:rsidR="00DD5DCB" w:rsidRPr="00DB708C">
        <w:t xml:space="preserve"> </w:t>
      </w:r>
      <w:r w:rsidR="00C058F8" w:rsidRPr="00DB708C">
        <w:t xml:space="preserve">explora o uso de jogos digitais como meio para ensinar conceitos de trânsito de </w:t>
      </w:r>
      <w:r w:rsidR="00C058F8" w:rsidRPr="00DB708C">
        <w:lastRenderedPageBreak/>
        <w:t>maneira mais eficaz e engajadora</w:t>
      </w:r>
      <w:del w:id="598" w:author="Dalton Solano dos Reis" w:date="2023-12-05T14:36:00Z">
        <w:r w:rsidR="00C058F8" w:rsidRPr="00DB708C" w:rsidDel="00CB7FAC">
          <w:delText>.</w:delText>
        </w:r>
      </w:del>
      <w:r w:rsidR="00403430" w:rsidRPr="00DB708C">
        <w:t xml:space="preserve">, assim como </w:t>
      </w:r>
      <w:r w:rsidR="001F0B04" w:rsidRPr="00DB708C">
        <w:t xml:space="preserve">nos trabalhos de </w:t>
      </w:r>
      <w:r w:rsidR="00B3497A" w:rsidRPr="00DB708C">
        <w:t xml:space="preserve">(Santana; </w:t>
      </w:r>
      <w:proofErr w:type="spellStart"/>
      <w:r w:rsidR="00B3497A" w:rsidRPr="00DB708C">
        <w:t>Tronto</w:t>
      </w:r>
      <w:proofErr w:type="spellEnd"/>
      <w:r w:rsidR="00B3497A" w:rsidRPr="00DB708C">
        <w:t xml:space="preserve">; Sousa, 2018) </w:t>
      </w:r>
      <w:r w:rsidR="001F0B04" w:rsidRPr="00DB708C">
        <w:t>e</w:t>
      </w:r>
      <w:r w:rsidR="00B3497A" w:rsidRPr="00DB708C">
        <w:t xml:space="preserve"> de (Santos </w:t>
      </w:r>
      <w:r w:rsidR="00B3497A" w:rsidRPr="00DB708C">
        <w:rPr>
          <w:i/>
          <w:iCs/>
        </w:rPr>
        <w:t>et al.</w:t>
      </w:r>
      <w:r w:rsidR="00B3497A" w:rsidRPr="00DB708C">
        <w:t>, 2019)</w:t>
      </w:r>
      <w:r w:rsidR="001F0B04" w:rsidRPr="00DB708C">
        <w:t>.</w:t>
      </w:r>
      <w:r w:rsidR="008C2290" w:rsidRPr="00DB708C">
        <w:t xml:space="preserve"> Essa a</w:t>
      </w:r>
      <w:r w:rsidR="00F26005" w:rsidRPr="00DB708C">
        <w:t xml:space="preserve">bordagem </w:t>
      </w:r>
      <w:r w:rsidR="008C2290" w:rsidRPr="00DB708C">
        <w:t xml:space="preserve">de </w:t>
      </w:r>
      <w:r w:rsidR="00F26005" w:rsidRPr="00DB708C">
        <w:t xml:space="preserve">combinar a </w:t>
      </w:r>
      <w:r w:rsidR="001940E9" w:rsidRPr="00DB708C">
        <w:t xml:space="preserve">imersão </w:t>
      </w:r>
      <w:r w:rsidR="00F26005" w:rsidRPr="00DB708C">
        <w:t>da realidade virtual com a educação para o trânsito</w:t>
      </w:r>
      <w:r w:rsidR="00847AB2" w:rsidRPr="00DB708C">
        <w:t xml:space="preserve"> em um jogo educativo</w:t>
      </w:r>
      <w:r w:rsidR="00F26005" w:rsidRPr="00DB708C">
        <w:t xml:space="preserve">, </w:t>
      </w:r>
      <w:ins w:id="599" w:author="Dalton Solano dos Reis" w:date="2023-12-05T14:37:00Z">
        <w:r w:rsidR="00CB7FAC">
          <w:t xml:space="preserve">pode </w:t>
        </w:r>
      </w:ins>
      <w:r w:rsidR="00F26005" w:rsidRPr="00DB708C">
        <w:t>oferece</w:t>
      </w:r>
      <w:ins w:id="600" w:author="Dalton Solano dos Reis" w:date="2023-12-05T14:37:00Z">
        <w:r w:rsidR="00CB7FAC">
          <w:t>r</w:t>
        </w:r>
      </w:ins>
      <w:r w:rsidR="00F26005" w:rsidRPr="00DB708C">
        <w:t xml:space="preserve"> uma experiência de aprendizado mais rica e interativa. Essa combinação não apenas </w:t>
      </w:r>
      <w:ins w:id="601" w:author="Dalton Solano dos Reis" w:date="2023-12-05T14:37:00Z">
        <w:r w:rsidR="00CB7FAC">
          <w:t xml:space="preserve">pode </w:t>
        </w:r>
      </w:ins>
      <w:r w:rsidR="00F26005" w:rsidRPr="00DB708C">
        <w:t>melhora</w:t>
      </w:r>
      <w:ins w:id="602" w:author="Dalton Solano dos Reis" w:date="2023-12-05T14:37:00Z">
        <w:r w:rsidR="00CB7FAC">
          <w:t>r</w:t>
        </w:r>
      </w:ins>
      <w:r w:rsidR="00F26005" w:rsidRPr="00DB708C">
        <w:t xml:space="preserve"> a eficácia do ensino de conceitos de trânsito, mas também proporciona um treinamento prático em um ambiente controlado e seguro</w:t>
      </w:r>
      <w:r w:rsidR="006A2A81" w:rsidRPr="00DB708C">
        <w:t xml:space="preserve"> para os usuários.</w:t>
      </w:r>
    </w:p>
    <w:p w14:paraId="7A803A64" w14:textId="1BBC6FBA" w:rsidR="00042601" w:rsidRPr="00DB708C" w:rsidRDefault="00042601" w:rsidP="005D74BB">
      <w:pPr>
        <w:pStyle w:val="Ttulo1"/>
      </w:pPr>
      <w:commentRangeStart w:id="603"/>
      <w:r w:rsidRPr="00DB708C">
        <w:t>CONCLUSÕES</w:t>
      </w:r>
      <w:commentRangeEnd w:id="603"/>
      <w:r w:rsidR="00A04D3D">
        <w:rPr>
          <w:rStyle w:val="Refdecomentrio"/>
          <w:b w:val="0"/>
          <w:caps w:val="0"/>
          <w:kern w:val="0"/>
        </w:rPr>
        <w:commentReference w:id="603"/>
      </w:r>
    </w:p>
    <w:p w14:paraId="453CD062" w14:textId="72086FD4" w:rsidR="00526749" w:rsidRPr="00DB708C" w:rsidRDefault="00F255FC" w:rsidP="005D74BB">
      <w:pPr>
        <w:pStyle w:val="Ttulo1"/>
      </w:pPr>
      <w:commentRangeStart w:id="604"/>
      <w:r w:rsidRPr="00DB708C">
        <w:t>Referên</w:t>
      </w:r>
      <w:commentRangeEnd w:id="604"/>
      <w:r w:rsidR="00CB7FAC">
        <w:rPr>
          <w:rStyle w:val="Refdecomentrio"/>
          <w:b w:val="0"/>
          <w:caps w:val="0"/>
          <w:kern w:val="0"/>
        </w:rPr>
        <w:commentReference w:id="604"/>
      </w:r>
      <w:r w:rsidRPr="00DB708C">
        <w:t>cias</w:t>
      </w:r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14:paraId="0D82027B" w14:textId="77777777" w:rsidR="007572A5" w:rsidRPr="00DB708C" w:rsidRDefault="007572A5" w:rsidP="006B5B76">
      <w:pPr>
        <w:pStyle w:val="TF-REFERNCIASITEM"/>
      </w:pPr>
      <w:r w:rsidRPr="00DB708C">
        <w:t xml:space="preserve">AMBEV; FALCONI Consultores de Resultados; ONSV – Observatório Nacional de Segurança Viária. </w:t>
      </w:r>
      <w:r w:rsidRPr="00DB708C">
        <w:rPr>
          <w:b/>
          <w:bCs/>
        </w:rPr>
        <w:t>Retrato da Segurança Viária 2014</w:t>
      </w:r>
      <w:r w:rsidRPr="00DB708C">
        <w:t>, Brasília: ONSV, 2014.</w:t>
      </w:r>
    </w:p>
    <w:p w14:paraId="4FA5ECA5" w14:textId="77777777" w:rsidR="007572A5" w:rsidRPr="00DB708C" w:rsidRDefault="007572A5" w:rsidP="006B5B76">
      <w:pPr>
        <w:pStyle w:val="TF-REFERNCIASITEM"/>
      </w:pPr>
      <w:r w:rsidRPr="00DB708C">
        <w:t xml:space="preserve">ARAUJO JUNIOR, Delcides. </w:t>
      </w:r>
      <w:bookmarkStart w:id="605" w:name="_Int_zRo89OK7"/>
      <w:r w:rsidRPr="00DB708C">
        <w:rPr>
          <w:b/>
          <w:bCs/>
        </w:rPr>
        <w:t xml:space="preserve">Educação de trânsito: </w:t>
      </w:r>
      <w:r w:rsidRPr="00DB708C">
        <w:t>a necessidade premente de um trânsito mais altruísta.</w:t>
      </w:r>
      <w:bookmarkEnd w:id="605"/>
      <w:r w:rsidRPr="00DB708C">
        <w:t> 2019. 14 f. Trabalho de Conclusão de Curso (Especialização em Gestão de Trânsito) - Universidade do Sul de Santa Catarina, Santa Catarina.</w:t>
      </w:r>
    </w:p>
    <w:p w14:paraId="2B74461E" w14:textId="2A78F481" w:rsidR="007572A5" w:rsidRPr="00DB708C" w:rsidRDefault="007572A5" w:rsidP="006B5B76">
      <w:pPr>
        <w:pStyle w:val="TF-REFERNCIASITEM"/>
      </w:pPr>
      <w:r w:rsidRPr="00DB708C">
        <w:t xml:space="preserve">BONFIM, Lilian M. L. V. </w:t>
      </w:r>
      <w:r w:rsidRPr="00DB708C">
        <w:rPr>
          <w:i/>
          <w:iCs/>
        </w:rPr>
        <w:t>et al.</w:t>
      </w:r>
      <w:r w:rsidRPr="00DB708C">
        <w:t>, E</w:t>
      </w:r>
      <w:r w:rsidR="00BC58EC" w:rsidRPr="00DB708C">
        <w:t>ducando</w:t>
      </w:r>
      <w:r w:rsidRPr="00DB708C">
        <w:t xml:space="preserve"> P</w:t>
      </w:r>
      <w:r w:rsidR="00BC58EC" w:rsidRPr="00DB708C">
        <w:t>ara</w:t>
      </w:r>
      <w:r w:rsidRPr="00DB708C">
        <w:t xml:space="preserve"> </w:t>
      </w:r>
      <w:r w:rsidR="00BC58EC" w:rsidRPr="00DB708C">
        <w:t>o</w:t>
      </w:r>
      <w:r w:rsidRPr="00DB708C">
        <w:t xml:space="preserve"> T</w:t>
      </w:r>
      <w:r w:rsidR="00BC58EC" w:rsidRPr="00DB708C">
        <w:t>rânsito</w:t>
      </w:r>
      <w:r w:rsidRPr="00DB708C">
        <w:t xml:space="preserve">. </w:t>
      </w:r>
      <w:r w:rsidRPr="00DB708C">
        <w:rPr>
          <w:b/>
          <w:bCs/>
        </w:rPr>
        <w:t>Revista Científica Semana Acadêmica</w:t>
      </w:r>
      <w:r w:rsidRPr="00DB708C">
        <w:t xml:space="preserve">. Fortaleza, v.1, n. 000112, p. 1-12, set. 2017. </w:t>
      </w:r>
    </w:p>
    <w:p w14:paraId="26B2AE03" w14:textId="77777777" w:rsidR="007572A5" w:rsidRPr="00F65280" w:rsidRDefault="007572A5" w:rsidP="006B5B76">
      <w:pPr>
        <w:pStyle w:val="TF-REFERNCIASITEM"/>
        <w:rPr>
          <w:lang w:val="en-US"/>
          <w:rPrChange w:id="606" w:author="Dalton Solano dos Reis" w:date="2023-12-05T11:40:00Z">
            <w:rPr/>
          </w:rPrChange>
        </w:rPr>
      </w:pPr>
      <w:r w:rsidRPr="00F65280">
        <w:rPr>
          <w:lang w:val="en-US"/>
          <w:rPrChange w:id="607" w:author="Dalton Solano dos Reis" w:date="2023-12-05T11:40:00Z">
            <w:rPr/>
          </w:rPrChange>
        </w:rPr>
        <w:t xml:space="preserve">BOWMAN, Doug A.; MCMAHAN, Ryan P. Virtual Reality: how much immersion is enough? </w:t>
      </w:r>
      <w:r w:rsidRPr="00F65280">
        <w:rPr>
          <w:b/>
          <w:bCs/>
          <w:lang w:val="en-US"/>
          <w:rPrChange w:id="608" w:author="Dalton Solano dos Reis" w:date="2023-12-05T11:40:00Z">
            <w:rPr>
              <w:b/>
              <w:bCs/>
            </w:rPr>
          </w:rPrChange>
        </w:rPr>
        <w:t>Computer</w:t>
      </w:r>
      <w:r w:rsidRPr="00F65280">
        <w:rPr>
          <w:lang w:val="en-US"/>
          <w:rPrChange w:id="609" w:author="Dalton Solano dos Reis" w:date="2023-12-05T11:40:00Z">
            <w:rPr/>
          </w:rPrChange>
        </w:rPr>
        <w:t xml:space="preserve">, [S.L.], v. 40, n. 7, p. 36-43, </w:t>
      </w:r>
      <w:proofErr w:type="spellStart"/>
      <w:r w:rsidRPr="00F65280">
        <w:rPr>
          <w:lang w:val="en-US"/>
          <w:rPrChange w:id="610" w:author="Dalton Solano dos Reis" w:date="2023-12-05T11:40:00Z">
            <w:rPr/>
          </w:rPrChange>
        </w:rPr>
        <w:t>jul.</w:t>
      </w:r>
      <w:proofErr w:type="spellEnd"/>
      <w:r w:rsidRPr="00F65280">
        <w:rPr>
          <w:lang w:val="en-US"/>
          <w:rPrChange w:id="611" w:author="Dalton Solano dos Reis" w:date="2023-12-05T11:40:00Z">
            <w:rPr/>
          </w:rPrChange>
        </w:rPr>
        <w:t xml:space="preserve"> 2007. Institute of Electrical and Electronics Engineers (IEEE).</w:t>
      </w:r>
    </w:p>
    <w:p w14:paraId="2FCA7D03" w14:textId="77777777" w:rsidR="007572A5" w:rsidRPr="00DB708C" w:rsidRDefault="007572A5" w:rsidP="006B5B76">
      <w:pPr>
        <w:pStyle w:val="TF-REFERNCIASITEM"/>
      </w:pPr>
      <w:r w:rsidRPr="00DB708C">
        <w:t xml:space="preserve">BRAGA, </w:t>
      </w:r>
      <w:proofErr w:type="spellStart"/>
      <w:r w:rsidRPr="00DB708C">
        <w:t>Mariluci</w:t>
      </w:r>
      <w:proofErr w:type="spellEnd"/>
      <w:r w:rsidRPr="00DB708C">
        <w:t xml:space="preserve">. Realidade Virtual e Educação. </w:t>
      </w:r>
      <w:r w:rsidRPr="00DB708C">
        <w:rPr>
          <w:b/>
          <w:bCs/>
        </w:rPr>
        <w:t>Revista de Biologia e Ciências da Terra</w:t>
      </w:r>
      <w:r w:rsidRPr="00DB708C">
        <w:t>, v. 1, n. 1, p. 1-8, 2001.</w:t>
      </w:r>
    </w:p>
    <w:p w14:paraId="062AA05A" w14:textId="77777777" w:rsidR="007572A5" w:rsidRPr="00DB708C" w:rsidRDefault="007572A5" w:rsidP="006B5B76">
      <w:pPr>
        <w:pStyle w:val="TF-REFERNCIASITEM"/>
      </w:pPr>
      <w:r w:rsidRPr="00DB708C">
        <w:t xml:space="preserve">CARVALHO, Gabriel R. de. </w:t>
      </w:r>
      <w:r w:rsidRPr="00DB708C">
        <w:rPr>
          <w:b/>
          <w:bCs/>
        </w:rPr>
        <w:t>A importância dos jogos digitais na educação</w:t>
      </w:r>
      <w:r w:rsidRPr="00DB708C">
        <w:t>. 2018. 41 f. Trabalho de Conclusão de Curso (Graduação em Ciência da Computação) - Universidade Federal de Minas Gerais, Belo Horizonte.</w:t>
      </w:r>
    </w:p>
    <w:p w14:paraId="2C566261" w14:textId="77777777" w:rsidR="007572A5" w:rsidRPr="00DB708C" w:rsidRDefault="007572A5" w:rsidP="006B5B76">
      <w:pPr>
        <w:pStyle w:val="TF-REFERNCIASITEM"/>
      </w:pPr>
      <w:commentRangeStart w:id="612"/>
      <w:commentRangeStart w:id="613"/>
      <w:r w:rsidRPr="00DB708C">
        <w:t xml:space="preserve">DA SILVA, John W. </w:t>
      </w:r>
      <w:commentRangeEnd w:id="612"/>
      <w:r w:rsidR="003A05B8">
        <w:rPr>
          <w:rStyle w:val="Refdecomentrio"/>
        </w:rPr>
        <w:commentReference w:id="612"/>
      </w:r>
      <w:commentRangeEnd w:id="613"/>
      <w:r w:rsidR="003A05B8">
        <w:rPr>
          <w:rStyle w:val="Refdecomentrio"/>
        </w:rPr>
        <w:commentReference w:id="613"/>
      </w:r>
      <w:r w:rsidRPr="00DB708C">
        <w:rPr>
          <w:i/>
          <w:iCs/>
        </w:rPr>
        <w:t>et al</w:t>
      </w:r>
      <w:r w:rsidRPr="00DB708C">
        <w:t xml:space="preserve">. Educa Trânsito – Um jogo de apoio à educação no trânsito. </w:t>
      </w:r>
      <w:r w:rsidRPr="00DB708C">
        <w:rPr>
          <w:b/>
          <w:bCs/>
        </w:rPr>
        <w:t>RENOTE</w:t>
      </w:r>
      <w:r w:rsidRPr="00DB708C">
        <w:t>, Porto Alegre, v. 12, n. 2, 2014.</w:t>
      </w:r>
    </w:p>
    <w:p w14:paraId="0908FA3C" w14:textId="77777777" w:rsidR="007572A5" w:rsidRPr="00DB708C" w:rsidRDefault="007572A5" w:rsidP="00E7230E">
      <w:pPr>
        <w:pStyle w:val="TF-REFERNCIASITEM"/>
      </w:pPr>
      <w:commentRangeStart w:id="614"/>
      <w:commentRangeStart w:id="615"/>
      <w:r w:rsidRPr="00DB708C">
        <w:t xml:space="preserve">DA SILVA, </w:t>
      </w:r>
      <w:proofErr w:type="spellStart"/>
      <w:r w:rsidRPr="00DB708C">
        <w:t>Maksuel</w:t>
      </w:r>
      <w:proofErr w:type="spellEnd"/>
      <w:r w:rsidRPr="00DB708C">
        <w:t xml:space="preserve"> L. N. </w:t>
      </w:r>
      <w:commentRangeEnd w:id="614"/>
      <w:r w:rsidR="003A05B8">
        <w:rPr>
          <w:rStyle w:val="Refdecomentrio"/>
        </w:rPr>
        <w:commentReference w:id="614"/>
      </w:r>
      <w:commentRangeEnd w:id="615"/>
      <w:r w:rsidR="003A05B8">
        <w:rPr>
          <w:rStyle w:val="Refdecomentrio"/>
        </w:rPr>
        <w:commentReference w:id="615"/>
      </w:r>
      <w:r w:rsidRPr="00DB708C">
        <w:rPr>
          <w:b/>
          <w:bCs/>
        </w:rPr>
        <w:t>Educação para o trânsito: Uma parceria em prol da vida</w:t>
      </w:r>
      <w:r w:rsidRPr="00DB708C">
        <w:t>. 2017. 30f. Monografia (Especialista) - Curso de Pós-Graduação em Segurança Viária Urbana, Universidade Federal do Tocantins, Araguaína.</w:t>
      </w:r>
    </w:p>
    <w:p w14:paraId="38747EDA" w14:textId="77777777" w:rsidR="007572A5" w:rsidRPr="00DB708C" w:rsidRDefault="007572A5" w:rsidP="006B5B76">
      <w:pPr>
        <w:pStyle w:val="TF-REFERNCIASITEM"/>
      </w:pPr>
      <w:commentRangeStart w:id="616"/>
      <w:commentRangeStart w:id="617"/>
      <w:r w:rsidRPr="00DB708C">
        <w:t xml:space="preserve">DO NASCIMENTO, Beatriz R. </w:t>
      </w:r>
      <w:commentRangeEnd w:id="616"/>
      <w:r w:rsidR="003A05B8">
        <w:rPr>
          <w:rStyle w:val="Refdecomentrio"/>
        </w:rPr>
        <w:commentReference w:id="616"/>
      </w:r>
      <w:commentRangeEnd w:id="617"/>
      <w:r w:rsidR="003A05B8">
        <w:rPr>
          <w:rStyle w:val="Refdecomentrio"/>
        </w:rPr>
        <w:commentReference w:id="617"/>
      </w:r>
      <w:r w:rsidRPr="00DB708C">
        <w:t xml:space="preserve">Impactos da educação de trânsito na saúde pública. </w:t>
      </w:r>
      <w:r w:rsidRPr="00DB708C">
        <w:rPr>
          <w:b/>
          <w:bCs/>
        </w:rPr>
        <w:t xml:space="preserve">Revista </w:t>
      </w:r>
      <w:proofErr w:type="spellStart"/>
      <w:r w:rsidRPr="00DB708C">
        <w:rPr>
          <w:b/>
          <w:bCs/>
        </w:rPr>
        <w:t>UniCET</w:t>
      </w:r>
      <w:proofErr w:type="spellEnd"/>
      <w:r w:rsidRPr="00DB708C">
        <w:t>, v. 3, n. 1, 2021.</w:t>
      </w:r>
    </w:p>
    <w:p w14:paraId="2F9C8210" w14:textId="3FAF7E0E" w:rsidR="00802CDC" w:rsidRPr="00DB708C" w:rsidRDefault="00802CDC" w:rsidP="006B5B76">
      <w:pPr>
        <w:pStyle w:val="TF-REFERNCIASITEM"/>
      </w:pPr>
      <w:r w:rsidRPr="00DB708C">
        <w:t>FALKEMBACH, Gilse A. M. O lúdico e os jogos educacionais. Porto Alegre</w:t>
      </w:r>
      <w:r w:rsidRPr="00DB708C">
        <w:rPr>
          <w:b/>
          <w:bCs/>
        </w:rPr>
        <w:t>: CINTED-Centro Interdisciplinar de Novas Tecnologias na Educação</w:t>
      </w:r>
      <w:r w:rsidRPr="00DB708C">
        <w:t>, UFRGS, 2006.</w:t>
      </w:r>
    </w:p>
    <w:p w14:paraId="1339E54A" w14:textId="77777777" w:rsidR="007572A5" w:rsidRPr="00DB708C" w:rsidRDefault="007572A5" w:rsidP="006B5B76">
      <w:pPr>
        <w:pStyle w:val="TF-REFERNCIASITEM"/>
      </w:pPr>
      <w:r w:rsidRPr="00B47299">
        <w:rPr>
          <w:lang w:val="en-US"/>
        </w:rPr>
        <w:t>GOOGLE DEVELOPERS</w:t>
      </w:r>
      <w:r w:rsidRPr="00B47299">
        <w:rPr>
          <w:b/>
          <w:bCs/>
          <w:lang w:val="en-US"/>
        </w:rPr>
        <w:t>. Quickstart for Google Cardboard for Unity</w:t>
      </w:r>
      <w:r w:rsidRPr="00B47299">
        <w:rPr>
          <w:lang w:val="en-US"/>
        </w:rPr>
        <w:t>,</w:t>
      </w:r>
      <w:r w:rsidRPr="00B47299">
        <w:rPr>
          <w:b/>
          <w:bCs/>
          <w:lang w:val="en-US"/>
        </w:rPr>
        <w:t xml:space="preserve"> [</w:t>
      </w:r>
      <w:r w:rsidRPr="00B47299">
        <w:rPr>
          <w:lang w:val="en-US"/>
        </w:rPr>
        <w:t xml:space="preserve">2023]. </w:t>
      </w:r>
      <w:r w:rsidRPr="00DB708C">
        <w:t>Disponível em: https://developers.google.com/cardboard/develop/unity/quickstart?hl=en. Acesso em: 16 nov. 2023.</w:t>
      </w:r>
    </w:p>
    <w:p w14:paraId="2F1E0001" w14:textId="77777777" w:rsidR="007572A5" w:rsidRPr="00DB708C" w:rsidRDefault="007572A5" w:rsidP="006B5B76">
      <w:pPr>
        <w:pStyle w:val="TF-REFERNCIASITEM"/>
      </w:pPr>
      <w:r w:rsidRPr="00DB708C">
        <w:t xml:space="preserve">KIRNER, Claudio; KIRNER, Tereza G. Evolução e tendências da Realidade Virtual e da Realidade Aumentada. </w:t>
      </w:r>
      <w:r w:rsidRPr="00DB708C">
        <w:rPr>
          <w:b/>
          <w:bCs/>
        </w:rPr>
        <w:t>Realidade Virtual e Aumentada: Aplicações e Tendências</w:t>
      </w:r>
      <w:r w:rsidRPr="00DB708C">
        <w:t xml:space="preserve">. São Paulo: Ed. </w:t>
      </w:r>
      <w:proofErr w:type="spellStart"/>
      <w:r w:rsidRPr="00DB708C">
        <w:t>Blucher</w:t>
      </w:r>
      <w:proofErr w:type="spellEnd"/>
      <w:r w:rsidRPr="00DB708C">
        <w:t>, v. 1, p. 10-25, 2011.</w:t>
      </w:r>
    </w:p>
    <w:p w14:paraId="2CF30214" w14:textId="77777777" w:rsidR="007572A5" w:rsidRPr="00DB708C" w:rsidRDefault="007572A5" w:rsidP="006B5B76">
      <w:pPr>
        <w:pStyle w:val="TF-REFERNCIASITEM"/>
      </w:pPr>
      <w:r w:rsidRPr="00DB708C">
        <w:t xml:space="preserve">MIRANDA, Marli. F. S. Trânsito dos alunos no espaço escolar, sua disciplina e reflexo no contexto social. In: FESTIVAL ESTUDANTIL TEMÁTICO DE TRÂNSITO. 2016, Pouso Alegre. </w:t>
      </w:r>
      <w:r w:rsidRPr="00DB708C">
        <w:rPr>
          <w:b/>
          <w:bCs/>
        </w:rPr>
        <w:t xml:space="preserve">Anais </w:t>
      </w:r>
      <w:r w:rsidRPr="00DB708C">
        <w:t>[...]. Pouso Alegre, 2016, p. 01-10.</w:t>
      </w:r>
    </w:p>
    <w:p w14:paraId="01A37955" w14:textId="1EF26B58" w:rsidR="007572A5" w:rsidRPr="00DB708C" w:rsidRDefault="007572A5" w:rsidP="006B5B76">
      <w:pPr>
        <w:pStyle w:val="TF-REFERNCIASITEM"/>
        <w:rPr>
          <w:rPrChange w:id="618" w:author="Dalton Solano dos Reis" w:date="2023-12-05T10:12:00Z">
            <w:rPr>
              <w:lang w:val="en-US"/>
            </w:rPr>
          </w:rPrChange>
        </w:rPr>
      </w:pPr>
      <w:r w:rsidRPr="00DB708C">
        <w:t xml:space="preserve">ORGANIZAÇÃO MUNDIAL DA SAÚDE. </w:t>
      </w:r>
      <w:r w:rsidRPr="00DB708C">
        <w:rPr>
          <w:b/>
          <w:bCs/>
        </w:rPr>
        <w:t>Resolução 74/299</w:t>
      </w:r>
      <w:r w:rsidRPr="00DB708C">
        <w:t xml:space="preserve">. </w:t>
      </w:r>
      <w:bookmarkStart w:id="619" w:name="_Int_ntNkdFi1"/>
      <w:r w:rsidRPr="00DB708C">
        <w:t>Plano Global - Década de Ação pela segurança no trânsito 2021-2030.</w:t>
      </w:r>
      <w:bookmarkEnd w:id="619"/>
      <w:r w:rsidRPr="00DB708C">
        <w:t xml:space="preserve"> </w:t>
      </w:r>
      <w:r w:rsidRPr="00DB708C">
        <w:rPr>
          <w:rPrChange w:id="620" w:author="Dalton Solano dos Reis" w:date="2023-12-05T10:12:00Z">
            <w:rPr>
              <w:lang w:val="en-US"/>
            </w:rPr>
          </w:rPrChange>
        </w:rPr>
        <w:t>Genebra</w:t>
      </w:r>
      <w:r w:rsidR="00BB1993" w:rsidRPr="00DB708C">
        <w:rPr>
          <w:rPrChange w:id="621" w:author="Dalton Solano dos Reis" w:date="2023-12-05T10:12:00Z">
            <w:rPr>
              <w:lang w:val="en-US"/>
            </w:rPr>
          </w:rPrChange>
        </w:rPr>
        <w:t>: Organização Pan-Americana da Saúde (OPAS/OMS)</w:t>
      </w:r>
      <w:r w:rsidRPr="00DB708C">
        <w:rPr>
          <w:rPrChange w:id="622" w:author="Dalton Solano dos Reis" w:date="2023-12-05T10:12:00Z">
            <w:rPr>
              <w:lang w:val="en-US"/>
            </w:rPr>
          </w:rPrChange>
        </w:rPr>
        <w:t>, 2021, p. 01-36</w:t>
      </w:r>
      <w:r w:rsidR="00BA02DA" w:rsidRPr="00DB708C">
        <w:rPr>
          <w:rPrChange w:id="623" w:author="Dalton Solano dos Reis" w:date="2023-12-05T10:12:00Z">
            <w:rPr>
              <w:lang w:val="en-US"/>
            </w:rPr>
          </w:rPrChange>
        </w:rPr>
        <w:t>.</w:t>
      </w:r>
    </w:p>
    <w:p w14:paraId="777270F7" w14:textId="77777777" w:rsidR="007572A5" w:rsidRPr="00B47299" w:rsidRDefault="007572A5" w:rsidP="006B5B76">
      <w:pPr>
        <w:pStyle w:val="TF-REFERNCIASITEM"/>
        <w:rPr>
          <w:lang w:val="en-US"/>
        </w:rPr>
      </w:pPr>
      <w:r w:rsidRPr="00DB708C">
        <w:rPr>
          <w:rPrChange w:id="624" w:author="Dalton Solano dos Reis" w:date="2023-12-05T10:12:00Z">
            <w:rPr>
              <w:lang w:val="en-US"/>
            </w:rPr>
          </w:rPrChange>
        </w:rPr>
        <w:t xml:space="preserve">PRENSKY, Marc. </w:t>
      </w:r>
      <w:r w:rsidRPr="00B47299">
        <w:rPr>
          <w:lang w:val="en-US"/>
        </w:rPr>
        <w:t>The games generations: How learners have changed</w:t>
      </w:r>
      <w:r w:rsidRPr="00B47299">
        <w:rPr>
          <w:b/>
          <w:bCs/>
          <w:lang w:val="en-US"/>
        </w:rPr>
        <w:t>. Digital game-based learning</w:t>
      </w:r>
      <w:r w:rsidRPr="00B47299">
        <w:rPr>
          <w:lang w:val="en-US"/>
        </w:rPr>
        <w:t>, v. 1, n. 1, p. 1-26, 2001.</w:t>
      </w:r>
    </w:p>
    <w:p w14:paraId="7C64B1AF" w14:textId="77777777" w:rsidR="007572A5" w:rsidRPr="00DB708C" w:rsidRDefault="007572A5" w:rsidP="006B5B76">
      <w:pPr>
        <w:pStyle w:val="TF-REFERNCIASITEM"/>
        <w:rPr>
          <w:rPrChange w:id="625" w:author="Dalton Solano dos Reis" w:date="2023-12-05T10:12:00Z">
            <w:rPr>
              <w:lang w:val="en-US"/>
            </w:rPr>
          </w:rPrChange>
        </w:rPr>
      </w:pPr>
      <w:r w:rsidRPr="00B47299">
        <w:rPr>
          <w:lang w:val="en-US"/>
        </w:rPr>
        <w:t xml:space="preserve">ROUSSOU, Maria. Learning by doing and learning through play. </w:t>
      </w:r>
      <w:r w:rsidRPr="00B47299">
        <w:rPr>
          <w:b/>
          <w:bCs/>
          <w:lang w:val="en-US"/>
        </w:rPr>
        <w:t>Computers In Entertainment</w:t>
      </w:r>
      <w:r w:rsidRPr="00B47299">
        <w:rPr>
          <w:lang w:val="en-US"/>
        </w:rPr>
        <w:t xml:space="preserve">, [S.L.], v. 2, n. 1, p. 10-10, jan. 2004. </w:t>
      </w:r>
      <w:proofErr w:type="spellStart"/>
      <w:r w:rsidRPr="00DB708C">
        <w:rPr>
          <w:rPrChange w:id="626" w:author="Dalton Solano dos Reis" w:date="2023-12-05T10:12:00Z">
            <w:rPr>
              <w:lang w:val="en-US"/>
            </w:rPr>
          </w:rPrChange>
        </w:rPr>
        <w:t>Association</w:t>
      </w:r>
      <w:proofErr w:type="spellEnd"/>
      <w:r w:rsidRPr="00DB708C">
        <w:rPr>
          <w:rPrChange w:id="627" w:author="Dalton Solano dos Reis" w:date="2023-12-05T10:12:00Z">
            <w:rPr>
              <w:lang w:val="en-US"/>
            </w:rPr>
          </w:rPrChange>
        </w:rPr>
        <w:t xml:space="preserve"> for </w:t>
      </w:r>
      <w:proofErr w:type="spellStart"/>
      <w:r w:rsidRPr="00DB708C">
        <w:rPr>
          <w:rPrChange w:id="628" w:author="Dalton Solano dos Reis" w:date="2023-12-05T10:12:00Z">
            <w:rPr>
              <w:lang w:val="en-US"/>
            </w:rPr>
          </w:rPrChange>
        </w:rPr>
        <w:t>Computing</w:t>
      </w:r>
      <w:proofErr w:type="spellEnd"/>
      <w:r w:rsidRPr="00DB708C">
        <w:rPr>
          <w:rPrChange w:id="629" w:author="Dalton Solano dos Reis" w:date="2023-12-05T10:12:00Z">
            <w:rPr>
              <w:lang w:val="en-US"/>
            </w:rPr>
          </w:rPrChange>
        </w:rPr>
        <w:t xml:space="preserve"> </w:t>
      </w:r>
      <w:proofErr w:type="spellStart"/>
      <w:r w:rsidRPr="00DB708C">
        <w:rPr>
          <w:rPrChange w:id="630" w:author="Dalton Solano dos Reis" w:date="2023-12-05T10:12:00Z">
            <w:rPr>
              <w:lang w:val="en-US"/>
            </w:rPr>
          </w:rPrChange>
        </w:rPr>
        <w:t>Machinery</w:t>
      </w:r>
      <w:proofErr w:type="spellEnd"/>
      <w:r w:rsidRPr="00DB708C">
        <w:rPr>
          <w:rPrChange w:id="631" w:author="Dalton Solano dos Reis" w:date="2023-12-05T10:12:00Z">
            <w:rPr>
              <w:lang w:val="en-US"/>
            </w:rPr>
          </w:rPrChange>
        </w:rPr>
        <w:t xml:space="preserve"> (ACM).</w:t>
      </w:r>
    </w:p>
    <w:p w14:paraId="3E0178FD" w14:textId="77777777" w:rsidR="007572A5" w:rsidRPr="00DB708C" w:rsidRDefault="007572A5" w:rsidP="006B5B76">
      <w:pPr>
        <w:pStyle w:val="TF-REFERNCIASITEM"/>
      </w:pPr>
      <w:r w:rsidRPr="00DB708C">
        <w:t xml:space="preserve">SANTANA, Alessandro D.; TRONTO, Iris F. de B.; SOUSA, Pedro M. de. Jogo Educativo para Auxílio na Educação no Trânsito. </w:t>
      </w:r>
      <w:r w:rsidRPr="00DB708C">
        <w:rPr>
          <w:b/>
          <w:bCs/>
        </w:rPr>
        <w:t>Revista Brasileira de Educação e Cultura (RBEC)</w:t>
      </w:r>
      <w:r w:rsidRPr="00DB708C">
        <w:t>, v. 17, p. 25-45, 2018.</w:t>
      </w:r>
    </w:p>
    <w:p w14:paraId="598B69D6" w14:textId="77777777" w:rsidR="007572A5" w:rsidRPr="00DB708C" w:rsidRDefault="007572A5" w:rsidP="006B5B76">
      <w:pPr>
        <w:pStyle w:val="TF-REFERNCIASITEM"/>
      </w:pPr>
      <w:r w:rsidRPr="00DB708C">
        <w:t xml:space="preserve">SANTOS, </w:t>
      </w:r>
      <w:proofErr w:type="spellStart"/>
      <w:r w:rsidRPr="00DB708C">
        <w:t>Jarles</w:t>
      </w:r>
      <w:proofErr w:type="spellEnd"/>
      <w:r w:rsidRPr="00DB708C">
        <w:t xml:space="preserve"> G. </w:t>
      </w:r>
      <w:r w:rsidRPr="00DB708C">
        <w:rPr>
          <w:i/>
          <w:iCs/>
        </w:rPr>
        <w:t>et al.</w:t>
      </w:r>
      <w:r w:rsidRPr="00DB708C">
        <w:t xml:space="preserve"> Educação na Faixa: um Jogo 2D para o Ensino da Educação Para o Trânsito. In: WORKSHOP DE INFORMÁTICA NA ESCOLA, 25., 2019, Brasília. </w:t>
      </w:r>
      <w:r w:rsidRPr="00DB708C">
        <w:rPr>
          <w:b/>
          <w:bCs/>
        </w:rPr>
        <w:t>Anais</w:t>
      </w:r>
      <w:r w:rsidRPr="00DB708C">
        <w:t xml:space="preserve"> [...]. Porto Alegre: Sociedade Brasileira de Computação, 2019. p. 763-772.</w:t>
      </w:r>
    </w:p>
    <w:p w14:paraId="54680E1C" w14:textId="762A03D4" w:rsidR="007572A5" w:rsidRPr="00DB708C" w:rsidRDefault="007572A5" w:rsidP="006B5B76">
      <w:pPr>
        <w:pStyle w:val="TF-REFERNCIASITEM"/>
      </w:pPr>
      <w:r w:rsidRPr="00DB708C">
        <w:t xml:space="preserve">TORI, Romero; HOUNSELL, Marcelo da Silva; KIRNER, Claudio. Realidade Virtual; in: TORI, Romero; HOUNSELL, Marcelo da Silva (org.). </w:t>
      </w:r>
      <w:r w:rsidRPr="00DB708C">
        <w:rPr>
          <w:b/>
          <w:bCs/>
        </w:rPr>
        <w:t>Introdução a Realidade Virtual e Aumentada</w:t>
      </w:r>
      <w:r w:rsidRPr="00DB708C">
        <w:t>. 3. ed. Porto Alegre: Editora SBC, 2020.</w:t>
      </w:r>
    </w:p>
    <w:p w14:paraId="36F21A12" w14:textId="77777777" w:rsidR="007572A5" w:rsidRPr="00DB708C" w:rsidRDefault="007572A5" w:rsidP="006B5B76">
      <w:pPr>
        <w:pStyle w:val="TF-REFERNCIASITEM"/>
      </w:pPr>
      <w:r w:rsidRPr="00DB708C">
        <w:lastRenderedPageBreak/>
        <w:t xml:space="preserve">UNITY TECHNOLOGIES. </w:t>
      </w:r>
      <w:proofErr w:type="spellStart"/>
      <w:r w:rsidRPr="00DB708C">
        <w:rPr>
          <w:b/>
          <w:bCs/>
        </w:rPr>
        <w:t>Canvas</w:t>
      </w:r>
      <w:proofErr w:type="spellEnd"/>
      <w:r w:rsidRPr="00DB708C">
        <w:t>, [2023]. Disponível em: https://docs.unity3d.com/2022.3/Documentation/Manual/UICanvas.html. Acesso em: 21 nov. 2023.</w:t>
      </w:r>
    </w:p>
    <w:p w14:paraId="00DEEC79" w14:textId="77777777" w:rsidR="007572A5" w:rsidRPr="00DB708C" w:rsidRDefault="007572A5" w:rsidP="006B5B76">
      <w:pPr>
        <w:pStyle w:val="TF-REFERNCIASITEM"/>
      </w:pPr>
      <w:r w:rsidRPr="00B47299">
        <w:rPr>
          <w:lang w:val="en-US"/>
        </w:rPr>
        <w:t xml:space="preserve">UNITY TECHNOLOGIES. </w:t>
      </w:r>
      <w:r w:rsidRPr="00B47299">
        <w:rPr>
          <w:b/>
          <w:bCs/>
          <w:lang w:val="en-US"/>
        </w:rPr>
        <w:t>Introduction to Timeline - 2019</w:t>
      </w:r>
      <w:r w:rsidRPr="00B47299">
        <w:rPr>
          <w:lang w:val="en-US"/>
        </w:rPr>
        <w:t xml:space="preserve">, [2020a]. </w:t>
      </w:r>
      <w:r w:rsidRPr="00DB708C">
        <w:t>Disponível em: https://learn.unity.com/tutorial/introduction-to-timeline-2019. Acesso em: 16 nov. 2023.</w:t>
      </w:r>
    </w:p>
    <w:p w14:paraId="03229FD3" w14:textId="77777777" w:rsidR="007572A5" w:rsidRPr="00DB708C" w:rsidRDefault="007572A5" w:rsidP="006B5B76">
      <w:pPr>
        <w:pStyle w:val="TF-REFERNCIASITEM"/>
      </w:pPr>
      <w:r w:rsidRPr="00DB708C">
        <w:t xml:space="preserve">UNITY TECHNOLOGIES. </w:t>
      </w:r>
      <w:r w:rsidRPr="00DB708C">
        <w:rPr>
          <w:b/>
          <w:bCs/>
        </w:rPr>
        <w:t xml:space="preserve">Overview </w:t>
      </w:r>
      <w:proofErr w:type="spellStart"/>
      <w:r w:rsidRPr="00DB708C">
        <w:rPr>
          <w:b/>
          <w:bCs/>
        </w:rPr>
        <w:t>of</w:t>
      </w:r>
      <w:proofErr w:type="spellEnd"/>
      <w:r w:rsidRPr="00DB708C">
        <w:rPr>
          <w:b/>
          <w:bCs/>
        </w:rPr>
        <w:t xml:space="preserve"> </w:t>
      </w:r>
      <w:proofErr w:type="spellStart"/>
      <w:r w:rsidRPr="00DB708C">
        <w:rPr>
          <w:b/>
          <w:bCs/>
        </w:rPr>
        <w:t>Cinemachine</w:t>
      </w:r>
      <w:proofErr w:type="spellEnd"/>
      <w:r w:rsidRPr="00DB708C">
        <w:t>, [2020b]. Disponível em: https://learn.unity.com/tutorial/overview-of-cinemachine#. Acesso em: 16 nov. 2023.</w:t>
      </w:r>
    </w:p>
    <w:p w14:paraId="625A082A" w14:textId="77777777" w:rsidR="007572A5" w:rsidRPr="00DB708C" w:rsidRDefault="007572A5" w:rsidP="00583DC8">
      <w:pPr>
        <w:pStyle w:val="TF-REFERNCIASITEM"/>
      </w:pPr>
      <w:r w:rsidRPr="00B47299">
        <w:rPr>
          <w:lang w:val="en-US"/>
        </w:rPr>
        <w:t xml:space="preserve">ZEUWTS, Linus H. R. H. </w:t>
      </w:r>
      <w:r w:rsidRPr="00B47299">
        <w:rPr>
          <w:i/>
          <w:iCs/>
          <w:lang w:val="en-US"/>
        </w:rPr>
        <w:t>et al</w:t>
      </w:r>
      <w:r w:rsidRPr="00B47299">
        <w:rPr>
          <w:lang w:val="en-US"/>
        </w:rPr>
        <w:t xml:space="preserve">. Using an immersive virtual reality bicycle simulator to evaluate hazard detection and anticipation of overt and covert traffic situations in young bicyclists. </w:t>
      </w:r>
      <w:r w:rsidRPr="00DB708C">
        <w:rPr>
          <w:b/>
          <w:bCs/>
        </w:rPr>
        <w:t>Virtual Reality</w:t>
      </w:r>
      <w:r w:rsidRPr="00DB708C">
        <w:t>, v. 27, p. 1-21, 2023.</w:t>
      </w:r>
    </w:p>
    <w:sectPr w:rsidR="007572A5" w:rsidRPr="00DB708C" w:rsidSect="004F628A">
      <w:footerReference w:type="default" r:id="rId29"/>
      <w:footerReference w:type="first" r:id="rId30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Dalton Solano dos Reis" w:date="2023-12-05T10:13:00Z" w:initials="DS">
    <w:p w14:paraId="25F746E2" w14:textId="77777777" w:rsidR="00DB708C" w:rsidRDefault="00DB708C" w:rsidP="00DB708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Conferir no modelo .. acho que não é em negrito.</w:t>
      </w:r>
    </w:p>
  </w:comment>
  <w:comment w:id="3" w:author="Dalton Solano dos Reis" w:date="2023-12-05T10:21:00Z" w:initials="DS">
    <w:p w14:paraId="56A43407" w14:textId="77777777" w:rsidR="00DB708C" w:rsidRDefault="00DB708C" w:rsidP="00DB708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Fazer.</w:t>
      </w:r>
    </w:p>
  </w:comment>
  <w:comment w:id="48" w:author="Dalton Solano dos Reis" w:date="2023-12-05T10:34:00Z" w:initials="DS">
    <w:p w14:paraId="19C089F4" w14:textId="77777777" w:rsidR="005D74BB" w:rsidRDefault="005D74BB" w:rsidP="005D74B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URGGGGGRRGG ,, o word bagunçou os estilos dos títulos.</w:t>
      </w:r>
    </w:p>
  </w:comment>
  <w:comment w:id="58" w:author="Dalton Solano dos Reis" w:date="2023-12-05T10:36:00Z" w:initials="DS">
    <w:p w14:paraId="4F6E01F0" w14:textId="77777777" w:rsidR="005D74BB" w:rsidRDefault="005D74BB" w:rsidP="005D74B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Acho que o ponto só vai depois da citação.</w:t>
      </w:r>
    </w:p>
  </w:comment>
  <w:comment w:id="60" w:author="Dalton Solano dos Reis" w:date="2023-12-05T10:37:00Z" w:initials="DS">
    <w:p w14:paraId="5FCB82D0" w14:textId="77777777" w:rsidR="005D74BB" w:rsidRDefault="005D74BB" w:rsidP="005D74B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Maiúsculo/Minúsculo.</w:t>
      </w:r>
    </w:p>
  </w:comment>
  <w:comment w:id="63" w:author="Dalton Solano dos Reis" w:date="2023-12-05T10:47:00Z" w:initials="DS">
    <w:p w14:paraId="7AA6D82C" w14:textId="77777777" w:rsidR="00D13A3C" w:rsidRDefault="00D13A3C" w:rsidP="00D13A3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Remover a “borda branca” envolta da figura.</w:t>
      </w:r>
    </w:p>
  </w:comment>
  <w:comment w:id="112" w:author="Dalton Solano dos Reis" w:date="2023-12-05T11:03:00Z" w:initials="DS">
    <w:p w14:paraId="53C67794" w14:textId="77777777" w:rsidR="00F67669" w:rsidRDefault="00F67669" w:rsidP="00F67669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Evitar separar o quadro em quebras de páginas.</w:t>
      </w:r>
    </w:p>
  </w:comment>
  <w:comment w:id="134" w:author="Dalton Solano dos Reis" w:date="2023-12-05T11:18:00Z" w:initials="DS">
    <w:p w14:paraId="331C2B63" w14:textId="77777777" w:rsidR="00EC4D82" w:rsidRDefault="00EC4D82" w:rsidP="00EC4D8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botoões -&gt; botões.</w:t>
      </w:r>
    </w:p>
  </w:comment>
  <w:comment w:id="135" w:author="Dalton Solano dos Reis" w:date="2023-12-05T11:51:00Z" w:initials="DS">
    <w:p w14:paraId="0D13426C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4</w:t>
      </w:r>
    </w:p>
  </w:comment>
  <w:comment w:id="137" w:author="Dalton Solano dos Reis" w:date="2023-12-05T11:55:00Z" w:initials="DS">
    <w:p w14:paraId="55F8B5CE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5</w:t>
      </w:r>
    </w:p>
  </w:comment>
  <w:comment w:id="138" w:author="Dalton Solano dos Reis" w:date="2023-12-05T11:59:00Z" w:initials="DS">
    <w:p w14:paraId="1D39C337" w14:textId="77777777" w:rsidR="00856D9D" w:rsidRDefault="00856D9D" w:rsidP="00856D9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Acho que poderia acrescentar a parte inicial do carro dando a ré e ser um diagrama “cenário FaixaPedestre”.</w:t>
      </w:r>
    </w:p>
  </w:comment>
  <w:comment w:id="139" w:author="Dalton Solano dos Reis" w:date="2023-12-05T12:00:00Z" w:initials="DS">
    <w:p w14:paraId="170401A8" w14:textId="77777777" w:rsidR="00856D9D" w:rsidRDefault="00856D9D" w:rsidP="00856D9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Poderia ter um diagrama para os outros dois cenários.</w:t>
      </w:r>
    </w:p>
  </w:comment>
  <w:comment w:id="140" w:author="Dalton Solano dos Reis" w:date="2023-12-05T12:00:00Z" w:initials="DS">
    <w:p w14:paraId="1438768D" w14:textId="77777777" w:rsidR="00856D9D" w:rsidRDefault="00856D9D" w:rsidP="00856D9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os diagramas na apresentação.</w:t>
      </w:r>
    </w:p>
  </w:comment>
  <w:comment w:id="141" w:author="Dalton Solano dos Reis" w:date="2023-12-05T11:55:00Z" w:initials="DS">
    <w:p w14:paraId="6E3BBC5D" w14:textId="0EB8D72E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6</w:t>
      </w:r>
    </w:p>
  </w:comment>
  <w:comment w:id="142" w:author="Dalton Solano dos Reis" w:date="2023-12-05T11:56:00Z" w:initials="DS">
    <w:p w14:paraId="7AD978AE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7</w:t>
      </w:r>
    </w:p>
  </w:comment>
  <w:comment w:id="156" w:author="Dalton Solano dos Reis" w:date="2023-12-05T11:56:00Z" w:initials="DS">
    <w:p w14:paraId="6A424211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8</w:t>
      </w:r>
    </w:p>
  </w:comment>
  <w:comment w:id="161" w:author="Dalton Solano dos Reis" w:date="2023-12-05T11:56:00Z" w:initials="DS">
    <w:p w14:paraId="52334F69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9</w:t>
      </w:r>
    </w:p>
  </w:comment>
  <w:comment w:id="177" w:author="Dalton Solano dos Reis" w:date="2023-12-05T14:10:00Z" w:initials="DS">
    <w:p w14:paraId="4A08A8CD" w14:textId="77777777" w:rsidR="00A45EA2" w:rsidRDefault="00A45EA2" w:rsidP="00A45E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Criar uma referência para Son (2023). Acho que pode ser do tipo entrevista.</w:t>
      </w:r>
    </w:p>
  </w:comment>
  <w:comment w:id="188" w:author="Dalton Solano dos Reis" w:date="2023-12-05T11:56:00Z" w:initials="DS">
    <w:p w14:paraId="0986FD85" w14:textId="34EEDEE1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10</w:t>
      </w:r>
    </w:p>
  </w:comment>
  <w:comment w:id="189" w:author="Dalton Solano dos Reis" w:date="2023-12-05T11:56:00Z" w:initials="DS">
    <w:p w14:paraId="019DF3F0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11</w:t>
      </w:r>
    </w:p>
  </w:comment>
  <w:comment w:id="190" w:author="Dalton Solano dos Reis" w:date="2023-12-05T11:56:00Z" w:initials="DS">
    <w:p w14:paraId="25DBFA18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Figura 12</w:t>
      </w:r>
    </w:p>
  </w:comment>
  <w:comment w:id="191" w:author="Dalton Solano dos Reis" w:date="2023-12-05T11:57:00Z" w:initials="DS">
    <w:p w14:paraId="1F19BF83" w14:textId="77777777" w:rsidR="009C6F52" w:rsidRDefault="009C6F52" w:rsidP="009C6F5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todas as numerações de figuras/quadros usando legenda e referência cruzada.</w:t>
      </w:r>
    </w:p>
  </w:comment>
  <w:comment w:id="375" w:author="Dalton Solano dos Reis" w:date="2023-12-05T14:22:00Z" w:initials="DS">
    <w:p w14:paraId="5FDB7AD2" w14:textId="77777777" w:rsidR="00A84801" w:rsidRDefault="00A84801" w:rsidP="00A8480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Será que daria para fazer uma imagem do cenário “associada” ao diagrama de cada cenário. E, assim, a cada ação, indicar no diagrama e no mapa.</w:t>
      </w:r>
    </w:p>
    <w:p w14:paraId="64E308C9" w14:textId="77777777" w:rsidR="00A84801" w:rsidRDefault="00A84801" w:rsidP="00A84801">
      <w:r>
        <w:rPr>
          <w:color w:val="000000"/>
          <w:sz w:val="20"/>
          <w:szCs w:val="20"/>
        </w:rPr>
        <w:t>Depois explico …</w:t>
      </w:r>
    </w:p>
  </w:comment>
  <w:comment w:id="446" w:author="Dalton Solano dos Reis" w:date="2023-12-05T14:25:00Z" w:initials="DS">
    <w:p w14:paraId="0B130E79" w14:textId="77777777" w:rsidR="00A84801" w:rsidRDefault="00A84801" w:rsidP="00A8480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Se possível, poderia ter um mapa mostrando todos os waypoints.</w:t>
      </w:r>
    </w:p>
  </w:comment>
  <w:comment w:id="447" w:author="Dalton Solano dos Reis" w:date="2023-12-05T14:25:00Z" w:initials="DS">
    <w:p w14:paraId="4423CB0F" w14:textId="77777777" w:rsidR="00A84801" w:rsidRDefault="00A84801" w:rsidP="00A8480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Último ou próximo?</w:t>
      </w:r>
    </w:p>
  </w:comment>
  <w:comment w:id="596" w:author="Dalton Solano dos Reis" w:date="2023-12-05T14:34:00Z" w:initials="DS">
    <w:p w14:paraId="1F2C197D" w14:textId="77777777" w:rsidR="00CB7FAC" w:rsidRDefault="00CB7FAC" w:rsidP="00CB7FA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Rever toda numeração de figuras e quadros. Usar Legenda/Referência Cruzada do Word.</w:t>
      </w:r>
    </w:p>
  </w:comment>
  <w:comment w:id="603" w:author="Dalton Solano dos Reis" w:date="2023-12-05T10:33:00Z" w:initials="DS">
    <w:p w14:paraId="16E8E9A9" w14:textId="6B857D3C" w:rsidR="00A04D3D" w:rsidRDefault="00A04D3D" w:rsidP="00A04D3D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Comentar sobre a estação Unifique, data, o que foi e foto.</w:t>
      </w:r>
    </w:p>
  </w:comment>
  <w:comment w:id="604" w:author="Dalton Solano dos Reis" w:date="2023-12-05T14:38:00Z" w:initials="DS">
    <w:p w14:paraId="70C7B853" w14:textId="77777777" w:rsidR="00CB7FAC" w:rsidRDefault="00CB7FAC" w:rsidP="00CB7FA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Acho que é centralizado.</w:t>
      </w:r>
    </w:p>
  </w:comment>
  <w:comment w:id="612" w:author="Dalton Solano dos Reis" w:date="2023-12-05T14:44:00Z" w:initials="DS">
    <w:p w14:paraId="4209AAFD" w14:textId="77777777" w:rsidR="003A05B8" w:rsidRDefault="003A05B8" w:rsidP="003A05B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as citações no Texto</w:t>
      </w:r>
    </w:p>
    <w:p w14:paraId="07F1956A" w14:textId="77777777" w:rsidR="003A05B8" w:rsidRDefault="003A05B8" w:rsidP="003A05B8">
      <w:r>
        <w:rPr>
          <w:color w:val="000000"/>
          <w:sz w:val="20"/>
          <w:szCs w:val="20"/>
        </w:rPr>
        <w:t>Da Silva -&gt; Silva</w:t>
      </w:r>
    </w:p>
    <w:p w14:paraId="59FDAD64" w14:textId="77777777" w:rsidR="003A05B8" w:rsidRDefault="003A05B8" w:rsidP="003A05B8"/>
    <w:p w14:paraId="6D870AF8" w14:textId="77777777" w:rsidR="003A05B8" w:rsidRDefault="003A05B8" w:rsidP="003A05B8">
      <w:r>
        <w:rPr>
          <w:color w:val="000000"/>
          <w:sz w:val="20"/>
          <w:szCs w:val="20"/>
        </w:rPr>
        <w:t xml:space="preserve">SILVA, John W. da. </w:t>
      </w:r>
      <w:r>
        <w:rPr>
          <w:i/>
          <w:iCs/>
          <w:color w:val="000000"/>
          <w:sz w:val="20"/>
          <w:szCs w:val="20"/>
        </w:rPr>
        <w:t>et al</w:t>
      </w:r>
      <w:r>
        <w:rPr>
          <w:color w:val="000000"/>
          <w:sz w:val="20"/>
          <w:szCs w:val="20"/>
        </w:rPr>
        <w:t xml:space="preserve">. </w:t>
      </w:r>
    </w:p>
  </w:comment>
  <w:comment w:id="613" w:author="Dalton Solano dos Reis" w:date="2023-12-05T14:45:00Z" w:initials="DS">
    <w:p w14:paraId="570102B4" w14:textId="77777777" w:rsidR="003A05B8" w:rsidRDefault="003A05B8" w:rsidP="003A05B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Ordem alfabética.</w:t>
      </w:r>
    </w:p>
  </w:comment>
  <w:comment w:id="614" w:author="Dalton Solano dos Reis" w:date="2023-12-05T14:45:00Z" w:initials="DS">
    <w:p w14:paraId="623D6F6D" w14:textId="715777CF" w:rsidR="003A05B8" w:rsidRDefault="003A05B8" w:rsidP="003A05B8">
      <w:r>
        <w:rPr>
          <w:rStyle w:val="Refdecomentrio"/>
        </w:rPr>
        <w:annotationRef/>
      </w:r>
      <w:r>
        <w:rPr>
          <w:sz w:val="20"/>
          <w:szCs w:val="20"/>
        </w:rPr>
        <w:t>Arrumar as citações no Texto</w:t>
      </w:r>
    </w:p>
    <w:p w14:paraId="69E88E20" w14:textId="77777777" w:rsidR="003A05B8" w:rsidRDefault="003A05B8" w:rsidP="003A05B8">
      <w:r>
        <w:rPr>
          <w:sz w:val="20"/>
          <w:szCs w:val="20"/>
        </w:rPr>
        <w:t>Da Silva -&gt; Silva</w:t>
      </w:r>
    </w:p>
    <w:p w14:paraId="19A14030" w14:textId="77777777" w:rsidR="003A05B8" w:rsidRDefault="003A05B8" w:rsidP="003A05B8"/>
    <w:p w14:paraId="7040FD7D" w14:textId="77777777" w:rsidR="003A05B8" w:rsidRDefault="003A05B8" w:rsidP="003A05B8">
      <w:r>
        <w:rPr>
          <w:color w:val="000000"/>
          <w:sz w:val="20"/>
          <w:szCs w:val="20"/>
        </w:rPr>
        <w:t>SILVA, Maksuel L. N. da.</w:t>
      </w:r>
    </w:p>
  </w:comment>
  <w:comment w:id="615" w:author="Dalton Solano dos Reis" w:date="2023-12-05T14:45:00Z" w:initials="DS">
    <w:p w14:paraId="5248A15A" w14:textId="77777777" w:rsidR="003A05B8" w:rsidRDefault="003A05B8" w:rsidP="003A05B8">
      <w:r>
        <w:rPr>
          <w:rStyle w:val="Refdecomentrio"/>
        </w:rPr>
        <w:annotationRef/>
      </w:r>
      <w:r>
        <w:rPr>
          <w:sz w:val="20"/>
          <w:szCs w:val="20"/>
        </w:rPr>
        <w:t>Ordem alfabética.</w:t>
      </w:r>
    </w:p>
  </w:comment>
  <w:comment w:id="616" w:author="Dalton Solano dos Reis" w:date="2023-12-05T14:46:00Z" w:initials="DS">
    <w:p w14:paraId="7D9CA481" w14:textId="77777777" w:rsidR="003A05B8" w:rsidRDefault="003A05B8" w:rsidP="003A05B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NASCIMENTO, Beatriz R. do.</w:t>
      </w:r>
    </w:p>
  </w:comment>
  <w:comment w:id="617" w:author="Dalton Solano dos Reis" w:date="2023-12-05T14:46:00Z" w:initials="DS">
    <w:p w14:paraId="0A73FB8E" w14:textId="77777777" w:rsidR="003A05B8" w:rsidRDefault="003A05B8" w:rsidP="003A05B8">
      <w:r>
        <w:rPr>
          <w:rStyle w:val="Refdecomentrio"/>
        </w:rPr>
        <w:annotationRef/>
      </w:r>
      <w:r>
        <w:rPr>
          <w:sz w:val="20"/>
          <w:szCs w:val="20"/>
        </w:rPr>
        <w:t>Ordem alfabética.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F746E2" w15:done="0"/>
  <w15:commentEx w15:paraId="56A43407" w15:done="0"/>
  <w15:commentEx w15:paraId="19C089F4" w15:done="0"/>
  <w15:commentEx w15:paraId="4F6E01F0" w15:done="0"/>
  <w15:commentEx w15:paraId="5FCB82D0" w15:done="0"/>
  <w15:commentEx w15:paraId="7AA6D82C" w15:done="0"/>
  <w15:commentEx w15:paraId="53C67794" w15:done="0"/>
  <w15:commentEx w15:paraId="331C2B63" w15:done="0"/>
  <w15:commentEx w15:paraId="0D13426C" w15:done="0"/>
  <w15:commentEx w15:paraId="55F8B5CE" w15:done="0"/>
  <w15:commentEx w15:paraId="1D39C337" w15:done="0"/>
  <w15:commentEx w15:paraId="170401A8" w15:paraIdParent="1D39C337" w15:done="0"/>
  <w15:commentEx w15:paraId="1438768D" w15:paraIdParent="1D39C337" w15:done="0"/>
  <w15:commentEx w15:paraId="6E3BBC5D" w15:done="0"/>
  <w15:commentEx w15:paraId="7AD978AE" w15:done="0"/>
  <w15:commentEx w15:paraId="6A424211" w15:done="0"/>
  <w15:commentEx w15:paraId="52334F69" w15:done="0"/>
  <w15:commentEx w15:paraId="4A08A8CD" w15:done="0"/>
  <w15:commentEx w15:paraId="0986FD85" w15:done="0"/>
  <w15:commentEx w15:paraId="019DF3F0" w15:done="0"/>
  <w15:commentEx w15:paraId="25DBFA18" w15:done="0"/>
  <w15:commentEx w15:paraId="1F19BF83" w15:paraIdParent="25DBFA18" w15:done="0"/>
  <w15:commentEx w15:paraId="64E308C9" w15:done="0"/>
  <w15:commentEx w15:paraId="0B130E79" w15:done="0"/>
  <w15:commentEx w15:paraId="4423CB0F" w15:done="0"/>
  <w15:commentEx w15:paraId="1F2C197D" w15:done="0"/>
  <w15:commentEx w15:paraId="16E8E9A9" w15:done="0"/>
  <w15:commentEx w15:paraId="70C7B853" w15:done="0"/>
  <w15:commentEx w15:paraId="6D870AF8" w15:done="0"/>
  <w15:commentEx w15:paraId="570102B4" w15:paraIdParent="6D870AF8" w15:done="0"/>
  <w15:commentEx w15:paraId="7040FD7D" w15:done="0"/>
  <w15:commentEx w15:paraId="5248A15A" w15:paraIdParent="7040FD7D" w15:done="0"/>
  <w15:commentEx w15:paraId="7D9CA481" w15:done="0"/>
  <w15:commentEx w15:paraId="0A73FB8E" w15:paraIdParent="7D9CA4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C78BF84" w16cex:dateUtc="2023-12-05T13:13:00Z"/>
  <w16cex:commentExtensible w16cex:durableId="73C9F252" w16cex:dateUtc="2023-12-05T13:21:00Z"/>
  <w16cex:commentExtensible w16cex:durableId="216D390E" w16cex:dateUtc="2023-12-05T13:34:00Z"/>
  <w16cex:commentExtensible w16cex:durableId="2D78FFB4" w16cex:dateUtc="2023-12-05T13:36:00Z"/>
  <w16cex:commentExtensible w16cex:durableId="4C1D673D" w16cex:dateUtc="2023-12-05T13:37:00Z"/>
  <w16cex:commentExtensible w16cex:durableId="0362E6A4" w16cex:dateUtc="2023-12-05T13:47:00Z"/>
  <w16cex:commentExtensible w16cex:durableId="65217779" w16cex:dateUtc="2023-12-05T14:03:00Z"/>
  <w16cex:commentExtensible w16cex:durableId="41FC3279" w16cex:dateUtc="2023-12-05T14:18:00Z"/>
  <w16cex:commentExtensible w16cex:durableId="713BDA55" w16cex:dateUtc="2023-12-05T14:51:00Z"/>
  <w16cex:commentExtensible w16cex:durableId="254AC23B" w16cex:dateUtc="2023-12-05T14:55:00Z"/>
  <w16cex:commentExtensible w16cex:durableId="493888C9" w16cex:dateUtc="2023-12-05T14:59:00Z"/>
  <w16cex:commentExtensible w16cex:durableId="43A68BA2" w16cex:dateUtc="2023-12-05T15:00:00Z"/>
  <w16cex:commentExtensible w16cex:durableId="2443D5C0" w16cex:dateUtc="2023-12-05T15:00:00Z"/>
  <w16cex:commentExtensible w16cex:durableId="3720D9DC" w16cex:dateUtc="2023-12-05T14:55:00Z"/>
  <w16cex:commentExtensible w16cex:durableId="68B56E0C" w16cex:dateUtc="2023-12-05T14:56:00Z"/>
  <w16cex:commentExtensible w16cex:durableId="63D26195" w16cex:dateUtc="2023-12-05T14:56:00Z"/>
  <w16cex:commentExtensible w16cex:durableId="4FD33A35" w16cex:dateUtc="2023-12-05T14:56:00Z"/>
  <w16cex:commentExtensible w16cex:durableId="0B0E8F24" w16cex:dateUtc="2023-12-05T17:10:00Z"/>
  <w16cex:commentExtensible w16cex:durableId="5D998C3B" w16cex:dateUtc="2023-12-05T14:56:00Z"/>
  <w16cex:commentExtensible w16cex:durableId="115E9CBC" w16cex:dateUtc="2023-12-05T14:56:00Z"/>
  <w16cex:commentExtensible w16cex:durableId="0C9C66FB" w16cex:dateUtc="2023-12-05T14:56:00Z"/>
  <w16cex:commentExtensible w16cex:durableId="5D40F908" w16cex:dateUtc="2023-12-05T14:57:00Z"/>
  <w16cex:commentExtensible w16cex:durableId="5C817994" w16cex:dateUtc="2023-12-05T17:22:00Z"/>
  <w16cex:commentExtensible w16cex:durableId="4A8A9D78" w16cex:dateUtc="2023-12-05T17:25:00Z"/>
  <w16cex:commentExtensible w16cex:durableId="59CC0F9E" w16cex:dateUtc="2023-12-05T17:25:00Z"/>
  <w16cex:commentExtensible w16cex:durableId="56CC2172" w16cex:dateUtc="2023-12-05T17:34:00Z"/>
  <w16cex:commentExtensible w16cex:durableId="22D46DCA" w16cex:dateUtc="2023-12-05T13:33:00Z"/>
  <w16cex:commentExtensible w16cex:durableId="353C2CE3" w16cex:dateUtc="2023-12-05T17:38:00Z"/>
  <w16cex:commentExtensible w16cex:durableId="3680954F" w16cex:dateUtc="2023-12-05T17:44:00Z"/>
  <w16cex:commentExtensible w16cex:durableId="59029732" w16cex:dateUtc="2023-12-05T17:45:00Z"/>
  <w16cex:commentExtensible w16cex:durableId="24FC54D0" w16cex:dateUtc="2023-12-05T17:45:00Z"/>
  <w16cex:commentExtensible w16cex:durableId="05239352" w16cex:dateUtc="2023-12-05T17:45:00Z"/>
  <w16cex:commentExtensible w16cex:durableId="60BB7FE3" w16cex:dateUtc="2023-12-05T17:46:00Z"/>
  <w16cex:commentExtensible w16cex:durableId="535F4C9F" w16cex:dateUtc="2023-12-05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F746E2" w16cid:durableId="4C78BF84"/>
  <w16cid:commentId w16cid:paraId="56A43407" w16cid:durableId="73C9F252"/>
  <w16cid:commentId w16cid:paraId="19C089F4" w16cid:durableId="216D390E"/>
  <w16cid:commentId w16cid:paraId="4F6E01F0" w16cid:durableId="2D78FFB4"/>
  <w16cid:commentId w16cid:paraId="5FCB82D0" w16cid:durableId="4C1D673D"/>
  <w16cid:commentId w16cid:paraId="7AA6D82C" w16cid:durableId="0362E6A4"/>
  <w16cid:commentId w16cid:paraId="53C67794" w16cid:durableId="65217779"/>
  <w16cid:commentId w16cid:paraId="331C2B63" w16cid:durableId="41FC3279"/>
  <w16cid:commentId w16cid:paraId="0D13426C" w16cid:durableId="713BDA55"/>
  <w16cid:commentId w16cid:paraId="55F8B5CE" w16cid:durableId="254AC23B"/>
  <w16cid:commentId w16cid:paraId="1D39C337" w16cid:durableId="493888C9"/>
  <w16cid:commentId w16cid:paraId="170401A8" w16cid:durableId="43A68BA2"/>
  <w16cid:commentId w16cid:paraId="1438768D" w16cid:durableId="2443D5C0"/>
  <w16cid:commentId w16cid:paraId="6E3BBC5D" w16cid:durableId="3720D9DC"/>
  <w16cid:commentId w16cid:paraId="7AD978AE" w16cid:durableId="68B56E0C"/>
  <w16cid:commentId w16cid:paraId="6A424211" w16cid:durableId="63D26195"/>
  <w16cid:commentId w16cid:paraId="52334F69" w16cid:durableId="4FD33A35"/>
  <w16cid:commentId w16cid:paraId="4A08A8CD" w16cid:durableId="0B0E8F24"/>
  <w16cid:commentId w16cid:paraId="0986FD85" w16cid:durableId="5D998C3B"/>
  <w16cid:commentId w16cid:paraId="019DF3F0" w16cid:durableId="115E9CBC"/>
  <w16cid:commentId w16cid:paraId="25DBFA18" w16cid:durableId="0C9C66FB"/>
  <w16cid:commentId w16cid:paraId="1F19BF83" w16cid:durableId="5D40F908"/>
  <w16cid:commentId w16cid:paraId="64E308C9" w16cid:durableId="5C817994"/>
  <w16cid:commentId w16cid:paraId="0B130E79" w16cid:durableId="4A8A9D78"/>
  <w16cid:commentId w16cid:paraId="4423CB0F" w16cid:durableId="59CC0F9E"/>
  <w16cid:commentId w16cid:paraId="1F2C197D" w16cid:durableId="56CC2172"/>
  <w16cid:commentId w16cid:paraId="16E8E9A9" w16cid:durableId="22D46DCA"/>
  <w16cid:commentId w16cid:paraId="70C7B853" w16cid:durableId="353C2CE3"/>
  <w16cid:commentId w16cid:paraId="6D870AF8" w16cid:durableId="3680954F"/>
  <w16cid:commentId w16cid:paraId="570102B4" w16cid:durableId="59029732"/>
  <w16cid:commentId w16cid:paraId="7040FD7D" w16cid:durableId="24FC54D0"/>
  <w16cid:commentId w16cid:paraId="5248A15A" w16cid:durableId="05239352"/>
  <w16cid:commentId w16cid:paraId="7D9CA481" w16cid:durableId="60BB7FE3"/>
  <w16cid:commentId w16cid:paraId="0A73FB8E" w16cid:durableId="535F4C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6ED63" w14:textId="77777777" w:rsidR="009226D7" w:rsidRDefault="009226D7">
      <w:r>
        <w:separator/>
      </w:r>
    </w:p>
    <w:p w14:paraId="28DDC6EF" w14:textId="77777777" w:rsidR="009226D7" w:rsidRDefault="009226D7"/>
  </w:endnote>
  <w:endnote w:type="continuationSeparator" w:id="0">
    <w:p w14:paraId="3C08F55A" w14:textId="77777777" w:rsidR="009226D7" w:rsidRDefault="009226D7">
      <w:r>
        <w:continuationSeparator/>
      </w:r>
    </w:p>
    <w:p w14:paraId="3EB9428E" w14:textId="77777777" w:rsidR="009226D7" w:rsidRDefault="009226D7"/>
  </w:endnote>
  <w:endnote w:type="continuationNotice" w:id="1">
    <w:p w14:paraId="4A2D9B0E" w14:textId="77777777" w:rsidR="009226D7" w:rsidRDefault="00922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B5F08" w14:textId="77777777" w:rsidR="009226D7" w:rsidRDefault="009226D7">
      <w:r>
        <w:separator/>
      </w:r>
    </w:p>
    <w:p w14:paraId="39D99E0F" w14:textId="77777777" w:rsidR="009226D7" w:rsidRDefault="009226D7"/>
  </w:footnote>
  <w:footnote w:type="continuationSeparator" w:id="0">
    <w:p w14:paraId="21D06DF5" w14:textId="77777777" w:rsidR="009226D7" w:rsidRDefault="009226D7">
      <w:r>
        <w:continuationSeparator/>
      </w:r>
    </w:p>
    <w:p w14:paraId="5417190F" w14:textId="77777777" w:rsidR="009226D7" w:rsidRDefault="009226D7"/>
  </w:footnote>
  <w:footnote w:type="continuationNotice" w:id="1">
    <w:p w14:paraId="687437F5" w14:textId="77777777" w:rsidR="009226D7" w:rsidRDefault="009226D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CA8FD20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58527250">
    <w:abstractNumId w:val="0"/>
  </w:num>
  <w:num w:numId="2" w16cid:durableId="1970744061">
    <w:abstractNumId w:val="2"/>
  </w:num>
  <w:num w:numId="3" w16cid:durableId="83954600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61380714">
    <w:abstractNumId w:val="1"/>
  </w:num>
  <w:num w:numId="5" w16cid:durableId="5522335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49445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848021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865774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130172143">
    <w:abstractNumId w:val="0"/>
  </w:num>
  <w:num w:numId="10" w16cid:durableId="1225793867">
    <w:abstractNumId w:val="0"/>
  </w:num>
  <w:num w:numId="11" w16cid:durableId="1973052398">
    <w:abstractNumId w:val="4"/>
  </w:num>
  <w:num w:numId="12" w16cid:durableId="3622493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7961013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2D3B"/>
    <w:rsid w:val="00003F84"/>
    <w:rsid w:val="000078C5"/>
    <w:rsid w:val="000106DD"/>
    <w:rsid w:val="00011BB4"/>
    <w:rsid w:val="0001264B"/>
    <w:rsid w:val="00012922"/>
    <w:rsid w:val="00014841"/>
    <w:rsid w:val="000153ED"/>
    <w:rsid w:val="0001575C"/>
    <w:rsid w:val="00016ABB"/>
    <w:rsid w:val="000204E7"/>
    <w:rsid w:val="0002243B"/>
    <w:rsid w:val="000224B7"/>
    <w:rsid w:val="00023FA0"/>
    <w:rsid w:val="00024F20"/>
    <w:rsid w:val="000259B2"/>
    <w:rsid w:val="0002602F"/>
    <w:rsid w:val="0002688B"/>
    <w:rsid w:val="00027540"/>
    <w:rsid w:val="000309FE"/>
    <w:rsid w:val="00030E4A"/>
    <w:rsid w:val="00031A27"/>
    <w:rsid w:val="00032276"/>
    <w:rsid w:val="00033437"/>
    <w:rsid w:val="00033463"/>
    <w:rsid w:val="0003584A"/>
    <w:rsid w:val="00035F34"/>
    <w:rsid w:val="00036052"/>
    <w:rsid w:val="00036DA9"/>
    <w:rsid w:val="00042601"/>
    <w:rsid w:val="00047922"/>
    <w:rsid w:val="00050A77"/>
    <w:rsid w:val="00051B22"/>
    <w:rsid w:val="00051D74"/>
    <w:rsid w:val="000525D9"/>
    <w:rsid w:val="00053FDD"/>
    <w:rsid w:val="00055E87"/>
    <w:rsid w:val="0005625C"/>
    <w:rsid w:val="00056916"/>
    <w:rsid w:val="00057D2E"/>
    <w:rsid w:val="00060846"/>
    <w:rsid w:val="000608E9"/>
    <w:rsid w:val="00062602"/>
    <w:rsid w:val="000632C1"/>
    <w:rsid w:val="00063F20"/>
    <w:rsid w:val="00065469"/>
    <w:rsid w:val="000667DF"/>
    <w:rsid w:val="0007125C"/>
    <w:rsid w:val="00072BEE"/>
    <w:rsid w:val="00075792"/>
    <w:rsid w:val="000758B7"/>
    <w:rsid w:val="00081420"/>
    <w:rsid w:val="00081FF2"/>
    <w:rsid w:val="0008635C"/>
    <w:rsid w:val="00086E6F"/>
    <w:rsid w:val="0009079A"/>
    <w:rsid w:val="00091836"/>
    <w:rsid w:val="00092A77"/>
    <w:rsid w:val="000A104C"/>
    <w:rsid w:val="000A110A"/>
    <w:rsid w:val="000A11C5"/>
    <w:rsid w:val="000A125D"/>
    <w:rsid w:val="000A32E3"/>
    <w:rsid w:val="000A3EAB"/>
    <w:rsid w:val="000A7C35"/>
    <w:rsid w:val="000A7DD4"/>
    <w:rsid w:val="000B1065"/>
    <w:rsid w:val="000B1293"/>
    <w:rsid w:val="000B1DD8"/>
    <w:rsid w:val="000B2318"/>
    <w:rsid w:val="000B2C16"/>
    <w:rsid w:val="000B3868"/>
    <w:rsid w:val="000B5BA4"/>
    <w:rsid w:val="000B78CA"/>
    <w:rsid w:val="000C1926"/>
    <w:rsid w:val="000C1A18"/>
    <w:rsid w:val="000C26B9"/>
    <w:rsid w:val="000C3559"/>
    <w:rsid w:val="000C697D"/>
    <w:rsid w:val="000C6BE0"/>
    <w:rsid w:val="000D0425"/>
    <w:rsid w:val="000D14A6"/>
    <w:rsid w:val="000D34FB"/>
    <w:rsid w:val="000D433B"/>
    <w:rsid w:val="000D6A35"/>
    <w:rsid w:val="000D7E6A"/>
    <w:rsid w:val="000E039E"/>
    <w:rsid w:val="000E0F83"/>
    <w:rsid w:val="000E27F9"/>
    <w:rsid w:val="000E29C9"/>
    <w:rsid w:val="000E2B1E"/>
    <w:rsid w:val="000E305B"/>
    <w:rsid w:val="000E311F"/>
    <w:rsid w:val="000E3A68"/>
    <w:rsid w:val="000E5C46"/>
    <w:rsid w:val="000E659F"/>
    <w:rsid w:val="000E6CE0"/>
    <w:rsid w:val="000F0681"/>
    <w:rsid w:val="000F1EDD"/>
    <w:rsid w:val="000F2453"/>
    <w:rsid w:val="000F2F2C"/>
    <w:rsid w:val="000F3EE6"/>
    <w:rsid w:val="000F77E3"/>
    <w:rsid w:val="00100AAB"/>
    <w:rsid w:val="00101610"/>
    <w:rsid w:val="001016DB"/>
    <w:rsid w:val="00101DAB"/>
    <w:rsid w:val="001030A9"/>
    <w:rsid w:val="0010444E"/>
    <w:rsid w:val="00104E88"/>
    <w:rsid w:val="00107395"/>
    <w:rsid w:val="00107B02"/>
    <w:rsid w:val="00110084"/>
    <w:rsid w:val="0011103A"/>
    <w:rsid w:val="00111598"/>
    <w:rsid w:val="001156DF"/>
    <w:rsid w:val="001164FE"/>
    <w:rsid w:val="0011777E"/>
    <w:rsid w:val="00120B7A"/>
    <w:rsid w:val="00122D14"/>
    <w:rsid w:val="00122EBD"/>
    <w:rsid w:val="00125B8C"/>
    <w:rsid w:val="00132073"/>
    <w:rsid w:val="001323A2"/>
    <w:rsid w:val="00132C3B"/>
    <w:rsid w:val="00133208"/>
    <w:rsid w:val="00134B67"/>
    <w:rsid w:val="001364ED"/>
    <w:rsid w:val="00136A5B"/>
    <w:rsid w:val="00142E14"/>
    <w:rsid w:val="00147196"/>
    <w:rsid w:val="00150597"/>
    <w:rsid w:val="00151D58"/>
    <w:rsid w:val="001554E9"/>
    <w:rsid w:val="00162BF1"/>
    <w:rsid w:val="001647EC"/>
    <w:rsid w:val="0016560C"/>
    <w:rsid w:val="0016774A"/>
    <w:rsid w:val="001757A1"/>
    <w:rsid w:val="00181CAF"/>
    <w:rsid w:val="00183758"/>
    <w:rsid w:val="001843D8"/>
    <w:rsid w:val="00184CEA"/>
    <w:rsid w:val="00185E77"/>
    <w:rsid w:val="00187C64"/>
    <w:rsid w:val="001939C0"/>
    <w:rsid w:val="001940E9"/>
    <w:rsid w:val="001943A5"/>
    <w:rsid w:val="00195A05"/>
    <w:rsid w:val="00196858"/>
    <w:rsid w:val="001A0752"/>
    <w:rsid w:val="001A6292"/>
    <w:rsid w:val="001A6AA4"/>
    <w:rsid w:val="001A6CF3"/>
    <w:rsid w:val="001A7DEA"/>
    <w:rsid w:val="001B0E29"/>
    <w:rsid w:val="001B128F"/>
    <w:rsid w:val="001B2F1E"/>
    <w:rsid w:val="001B5A4C"/>
    <w:rsid w:val="001B5DD3"/>
    <w:rsid w:val="001B5E0A"/>
    <w:rsid w:val="001B6847"/>
    <w:rsid w:val="001B7764"/>
    <w:rsid w:val="001C11D7"/>
    <w:rsid w:val="001C1356"/>
    <w:rsid w:val="001C1F87"/>
    <w:rsid w:val="001C2526"/>
    <w:rsid w:val="001C5CBB"/>
    <w:rsid w:val="001C75C2"/>
    <w:rsid w:val="001D0061"/>
    <w:rsid w:val="001D07F3"/>
    <w:rsid w:val="001D2764"/>
    <w:rsid w:val="001D6996"/>
    <w:rsid w:val="001D7C3A"/>
    <w:rsid w:val="001E0008"/>
    <w:rsid w:val="001E0BD3"/>
    <w:rsid w:val="001E334C"/>
    <w:rsid w:val="001E4DB6"/>
    <w:rsid w:val="001E51B8"/>
    <w:rsid w:val="001E51FA"/>
    <w:rsid w:val="001E5E45"/>
    <w:rsid w:val="001E6167"/>
    <w:rsid w:val="001F0B04"/>
    <w:rsid w:val="001F2F7A"/>
    <w:rsid w:val="001F480D"/>
    <w:rsid w:val="001F4921"/>
    <w:rsid w:val="001F58DF"/>
    <w:rsid w:val="001F6A9F"/>
    <w:rsid w:val="001F6B0C"/>
    <w:rsid w:val="002028D8"/>
    <w:rsid w:val="00202F3F"/>
    <w:rsid w:val="0020539D"/>
    <w:rsid w:val="00205A7D"/>
    <w:rsid w:val="0020737C"/>
    <w:rsid w:val="002073CD"/>
    <w:rsid w:val="00207846"/>
    <w:rsid w:val="00211A3C"/>
    <w:rsid w:val="00211C82"/>
    <w:rsid w:val="00211F20"/>
    <w:rsid w:val="002125E8"/>
    <w:rsid w:val="0021489E"/>
    <w:rsid w:val="0021536F"/>
    <w:rsid w:val="00215B43"/>
    <w:rsid w:val="00217053"/>
    <w:rsid w:val="002176F3"/>
    <w:rsid w:val="00217888"/>
    <w:rsid w:val="00217AED"/>
    <w:rsid w:val="00220265"/>
    <w:rsid w:val="002203C4"/>
    <w:rsid w:val="00222DEE"/>
    <w:rsid w:val="00224680"/>
    <w:rsid w:val="00224BB2"/>
    <w:rsid w:val="0023016C"/>
    <w:rsid w:val="00230437"/>
    <w:rsid w:val="0023185D"/>
    <w:rsid w:val="00235240"/>
    <w:rsid w:val="00235BE1"/>
    <w:rsid w:val="002368FD"/>
    <w:rsid w:val="002440B0"/>
    <w:rsid w:val="00245FA2"/>
    <w:rsid w:val="00246140"/>
    <w:rsid w:val="00246506"/>
    <w:rsid w:val="00246906"/>
    <w:rsid w:val="00246F4E"/>
    <w:rsid w:val="00251392"/>
    <w:rsid w:val="0025188B"/>
    <w:rsid w:val="0025244B"/>
    <w:rsid w:val="00252D6F"/>
    <w:rsid w:val="0025495C"/>
    <w:rsid w:val="002559C9"/>
    <w:rsid w:val="00255D4F"/>
    <w:rsid w:val="00256F17"/>
    <w:rsid w:val="002634FC"/>
    <w:rsid w:val="002645AD"/>
    <w:rsid w:val="002646AE"/>
    <w:rsid w:val="00267043"/>
    <w:rsid w:val="002704AB"/>
    <w:rsid w:val="002706EC"/>
    <w:rsid w:val="00271D5F"/>
    <w:rsid w:val="00274D76"/>
    <w:rsid w:val="00280333"/>
    <w:rsid w:val="00284692"/>
    <w:rsid w:val="002856B2"/>
    <w:rsid w:val="0028617A"/>
    <w:rsid w:val="0028659C"/>
    <w:rsid w:val="002879A7"/>
    <w:rsid w:val="00291817"/>
    <w:rsid w:val="002930F0"/>
    <w:rsid w:val="0029372D"/>
    <w:rsid w:val="002943C5"/>
    <w:rsid w:val="00295587"/>
    <w:rsid w:val="00295D13"/>
    <w:rsid w:val="0029608A"/>
    <w:rsid w:val="00296DA6"/>
    <w:rsid w:val="002A0470"/>
    <w:rsid w:val="002A16AD"/>
    <w:rsid w:val="002A1D68"/>
    <w:rsid w:val="002A37C6"/>
    <w:rsid w:val="002A3E33"/>
    <w:rsid w:val="002A6A78"/>
    <w:rsid w:val="002B3838"/>
    <w:rsid w:val="002B4718"/>
    <w:rsid w:val="002B4C10"/>
    <w:rsid w:val="002B7A27"/>
    <w:rsid w:val="002C4C6F"/>
    <w:rsid w:val="002C525A"/>
    <w:rsid w:val="002D05A9"/>
    <w:rsid w:val="002D08CF"/>
    <w:rsid w:val="002D1DD6"/>
    <w:rsid w:val="002D28F5"/>
    <w:rsid w:val="002D2FA9"/>
    <w:rsid w:val="002E075E"/>
    <w:rsid w:val="002E179E"/>
    <w:rsid w:val="002E5BDE"/>
    <w:rsid w:val="002E6B48"/>
    <w:rsid w:val="002E6DD1"/>
    <w:rsid w:val="002E738C"/>
    <w:rsid w:val="002F027E"/>
    <w:rsid w:val="002F04DF"/>
    <w:rsid w:val="002F08C3"/>
    <w:rsid w:val="002F1033"/>
    <w:rsid w:val="002F240A"/>
    <w:rsid w:val="002F5469"/>
    <w:rsid w:val="002F5C20"/>
    <w:rsid w:val="002F7A16"/>
    <w:rsid w:val="0030174B"/>
    <w:rsid w:val="00302CAB"/>
    <w:rsid w:val="00304599"/>
    <w:rsid w:val="0030485D"/>
    <w:rsid w:val="00312610"/>
    <w:rsid w:val="00312A8E"/>
    <w:rsid w:val="00312CEA"/>
    <w:rsid w:val="003176BB"/>
    <w:rsid w:val="00324015"/>
    <w:rsid w:val="00325244"/>
    <w:rsid w:val="0032585F"/>
    <w:rsid w:val="00327CB1"/>
    <w:rsid w:val="00331F50"/>
    <w:rsid w:val="00335048"/>
    <w:rsid w:val="003354F9"/>
    <w:rsid w:val="00340B6D"/>
    <w:rsid w:val="0034274F"/>
    <w:rsid w:val="0034287E"/>
    <w:rsid w:val="00344540"/>
    <w:rsid w:val="003461EC"/>
    <w:rsid w:val="003466AA"/>
    <w:rsid w:val="00346EDC"/>
    <w:rsid w:val="0035171B"/>
    <w:rsid w:val="00353404"/>
    <w:rsid w:val="00353F99"/>
    <w:rsid w:val="00354344"/>
    <w:rsid w:val="0035514D"/>
    <w:rsid w:val="003575FD"/>
    <w:rsid w:val="0036032B"/>
    <w:rsid w:val="00362443"/>
    <w:rsid w:val="003652C4"/>
    <w:rsid w:val="0036532F"/>
    <w:rsid w:val="003654FC"/>
    <w:rsid w:val="00370027"/>
    <w:rsid w:val="00371ADB"/>
    <w:rsid w:val="00383087"/>
    <w:rsid w:val="00383EF0"/>
    <w:rsid w:val="00384FA1"/>
    <w:rsid w:val="00386990"/>
    <w:rsid w:val="00395463"/>
    <w:rsid w:val="0039779F"/>
    <w:rsid w:val="003A05B8"/>
    <w:rsid w:val="003A2025"/>
    <w:rsid w:val="003A2B7D"/>
    <w:rsid w:val="003A2D0B"/>
    <w:rsid w:val="003A4A75"/>
    <w:rsid w:val="003A6FE2"/>
    <w:rsid w:val="003B2C68"/>
    <w:rsid w:val="003B4B43"/>
    <w:rsid w:val="003B4E43"/>
    <w:rsid w:val="003B647A"/>
    <w:rsid w:val="003C1770"/>
    <w:rsid w:val="003C1EF0"/>
    <w:rsid w:val="003D01B9"/>
    <w:rsid w:val="003D07E6"/>
    <w:rsid w:val="003D0C23"/>
    <w:rsid w:val="003D2070"/>
    <w:rsid w:val="003D236C"/>
    <w:rsid w:val="003D281C"/>
    <w:rsid w:val="003D5156"/>
    <w:rsid w:val="003D56C1"/>
    <w:rsid w:val="003D70F7"/>
    <w:rsid w:val="003D7798"/>
    <w:rsid w:val="003D7913"/>
    <w:rsid w:val="003E0874"/>
    <w:rsid w:val="003E4F19"/>
    <w:rsid w:val="003E5904"/>
    <w:rsid w:val="003E5E7D"/>
    <w:rsid w:val="003E7A34"/>
    <w:rsid w:val="003F20C5"/>
    <w:rsid w:val="003F22B7"/>
    <w:rsid w:val="003F70A3"/>
    <w:rsid w:val="003F75AA"/>
    <w:rsid w:val="0040057B"/>
    <w:rsid w:val="004031D7"/>
    <w:rsid w:val="00403430"/>
    <w:rsid w:val="0040349A"/>
    <w:rsid w:val="0040436D"/>
    <w:rsid w:val="00406452"/>
    <w:rsid w:val="00406ECF"/>
    <w:rsid w:val="00407E4F"/>
    <w:rsid w:val="00410543"/>
    <w:rsid w:val="00410C54"/>
    <w:rsid w:val="00411CC2"/>
    <w:rsid w:val="00412A40"/>
    <w:rsid w:val="00413526"/>
    <w:rsid w:val="00414CE3"/>
    <w:rsid w:val="00416B38"/>
    <w:rsid w:val="004173CC"/>
    <w:rsid w:val="0042356B"/>
    <w:rsid w:val="004243D2"/>
    <w:rsid w:val="00424610"/>
    <w:rsid w:val="00426989"/>
    <w:rsid w:val="004274C6"/>
    <w:rsid w:val="004300EB"/>
    <w:rsid w:val="0043056A"/>
    <w:rsid w:val="004306DF"/>
    <w:rsid w:val="00433C0A"/>
    <w:rsid w:val="00433F32"/>
    <w:rsid w:val="004362F0"/>
    <w:rsid w:val="00437ED7"/>
    <w:rsid w:val="00440E79"/>
    <w:rsid w:val="00442F45"/>
    <w:rsid w:val="0044358B"/>
    <w:rsid w:val="00445582"/>
    <w:rsid w:val="00445AC9"/>
    <w:rsid w:val="00445FCD"/>
    <w:rsid w:val="004517A4"/>
    <w:rsid w:val="00452349"/>
    <w:rsid w:val="004547DC"/>
    <w:rsid w:val="00460542"/>
    <w:rsid w:val="004618CF"/>
    <w:rsid w:val="0046258B"/>
    <w:rsid w:val="00462C58"/>
    <w:rsid w:val="0046670D"/>
    <w:rsid w:val="00466D58"/>
    <w:rsid w:val="00467350"/>
    <w:rsid w:val="004673CE"/>
    <w:rsid w:val="00467DB6"/>
    <w:rsid w:val="004704A5"/>
    <w:rsid w:val="00470C99"/>
    <w:rsid w:val="00473B59"/>
    <w:rsid w:val="00475BF7"/>
    <w:rsid w:val="004762DF"/>
    <w:rsid w:val="00476C78"/>
    <w:rsid w:val="00481D88"/>
    <w:rsid w:val="00482383"/>
    <w:rsid w:val="0048576D"/>
    <w:rsid w:val="00486074"/>
    <w:rsid w:val="004861CE"/>
    <w:rsid w:val="00487B8A"/>
    <w:rsid w:val="00487EE1"/>
    <w:rsid w:val="00490933"/>
    <w:rsid w:val="00492AC3"/>
    <w:rsid w:val="00493E93"/>
    <w:rsid w:val="00493FCF"/>
    <w:rsid w:val="0049495C"/>
    <w:rsid w:val="004967C8"/>
    <w:rsid w:val="004977EC"/>
    <w:rsid w:val="00497EF6"/>
    <w:rsid w:val="004A1A62"/>
    <w:rsid w:val="004A3A01"/>
    <w:rsid w:val="004A6663"/>
    <w:rsid w:val="004A6CA3"/>
    <w:rsid w:val="004B0996"/>
    <w:rsid w:val="004B105F"/>
    <w:rsid w:val="004B1EAD"/>
    <w:rsid w:val="004B35A8"/>
    <w:rsid w:val="004B6B8F"/>
    <w:rsid w:val="004B7511"/>
    <w:rsid w:val="004C57B2"/>
    <w:rsid w:val="004C64B2"/>
    <w:rsid w:val="004D1E30"/>
    <w:rsid w:val="004D22AF"/>
    <w:rsid w:val="004D43A6"/>
    <w:rsid w:val="004E057C"/>
    <w:rsid w:val="004E180A"/>
    <w:rsid w:val="004E4DA7"/>
    <w:rsid w:val="004E6244"/>
    <w:rsid w:val="004E6619"/>
    <w:rsid w:val="004E698D"/>
    <w:rsid w:val="004F0592"/>
    <w:rsid w:val="004F24F3"/>
    <w:rsid w:val="004F2745"/>
    <w:rsid w:val="004F30AE"/>
    <w:rsid w:val="004F3135"/>
    <w:rsid w:val="004F628A"/>
    <w:rsid w:val="00500ADF"/>
    <w:rsid w:val="005025A2"/>
    <w:rsid w:val="005027AF"/>
    <w:rsid w:val="00503373"/>
    <w:rsid w:val="005054BB"/>
    <w:rsid w:val="00507881"/>
    <w:rsid w:val="00510161"/>
    <w:rsid w:val="00510A3F"/>
    <w:rsid w:val="005114B5"/>
    <w:rsid w:val="00514F3A"/>
    <w:rsid w:val="00515C87"/>
    <w:rsid w:val="00516075"/>
    <w:rsid w:val="00520403"/>
    <w:rsid w:val="0052095A"/>
    <w:rsid w:val="00524472"/>
    <w:rsid w:val="00524FB2"/>
    <w:rsid w:val="0052538C"/>
    <w:rsid w:val="00526749"/>
    <w:rsid w:val="00531A57"/>
    <w:rsid w:val="005361C8"/>
    <w:rsid w:val="00536336"/>
    <w:rsid w:val="00536C83"/>
    <w:rsid w:val="005404CF"/>
    <w:rsid w:val="00542693"/>
    <w:rsid w:val="00542ED7"/>
    <w:rsid w:val="0054375D"/>
    <w:rsid w:val="005456FE"/>
    <w:rsid w:val="00550D4A"/>
    <w:rsid w:val="00551BD4"/>
    <w:rsid w:val="005529DD"/>
    <w:rsid w:val="00553F5B"/>
    <w:rsid w:val="00554256"/>
    <w:rsid w:val="00556E09"/>
    <w:rsid w:val="00560F7B"/>
    <w:rsid w:val="0056105B"/>
    <w:rsid w:val="0056251C"/>
    <w:rsid w:val="005634EE"/>
    <w:rsid w:val="00563566"/>
    <w:rsid w:val="00564A29"/>
    <w:rsid w:val="00564FBC"/>
    <w:rsid w:val="005652E1"/>
    <w:rsid w:val="00566525"/>
    <w:rsid w:val="00567826"/>
    <w:rsid w:val="005705A9"/>
    <w:rsid w:val="00571781"/>
    <w:rsid w:val="0057228A"/>
    <w:rsid w:val="00572864"/>
    <w:rsid w:val="00573A96"/>
    <w:rsid w:val="0057467B"/>
    <w:rsid w:val="005765E0"/>
    <w:rsid w:val="00576A6C"/>
    <w:rsid w:val="00581411"/>
    <w:rsid w:val="005816A3"/>
    <w:rsid w:val="0058291A"/>
    <w:rsid w:val="0058307E"/>
    <w:rsid w:val="00583DC8"/>
    <w:rsid w:val="00584E0E"/>
    <w:rsid w:val="00584EF0"/>
    <w:rsid w:val="0058618A"/>
    <w:rsid w:val="005861D2"/>
    <w:rsid w:val="005862B6"/>
    <w:rsid w:val="005911B3"/>
    <w:rsid w:val="00591E49"/>
    <w:rsid w:val="00594B25"/>
    <w:rsid w:val="005951B4"/>
    <w:rsid w:val="00595382"/>
    <w:rsid w:val="005A0EB8"/>
    <w:rsid w:val="005A1731"/>
    <w:rsid w:val="005A4952"/>
    <w:rsid w:val="005B0062"/>
    <w:rsid w:val="005B0963"/>
    <w:rsid w:val="005B20A1"/>
    <w:rsid w:val="005B2478"/>
    <w:rsid w:val="005B3703"/>
    <w:rsid w:val="005B4393"/>
    <w:rsid w:val="005B6A00"/>
    <w:rsid w:val="005B7BA8"/>
    <w:rsid w:val="005C354B"/>
    <w:rsid w:val="005C3EEC"/>
    <w:rsid w:val="005C5DFA"/>
    <w:rsid w:val="005D0979"/>
    <w:rsid w:val="005D14A1"/>
    <w:rsid w:val="005D1BEF"/>
    <w:rsid w:val="005D4272"/>
    <w:rsid w:val="005D46E6"/>
    <w:rsid w:val="005D4833"/>
    <w:rsid w:val="005D5B88"/>
    <w:rsid w:val="005D74BB"/>
    <w:rsid w:val="005E1019"/>
    <w:rsid w:val="005E14E7"/>
    <w:rsid w:val="005E3171"/>
    <w:rsid w:val="005E35F3"/>
    <w:rsid w:val="005E400D"/>
    <w:rsid w:val="005E4D96"/>
    <w:rsid w:val="005E4E5F"/>
    <w:rsid w:val="005E51D2"/>
    <w:rsid w:val="005E5E42"/>
    <w:rsid w:val="005E626C"/>
    <w:rsid w:val="005E698D"/>
    <w:rsid w:val="005F031E"/>
    <w:rsid w:val="005F09F1"/>
    <w:rsid w:val="005F0ACB"/>
    <w:rsid w:val="005F2235"/>
    <w:rsid w:val="005F2258"/>
    <w:rsid w:val="005F645A"/>
    <w:rsid w:val="005F7050"/>
    <w:rsid w:val="00600495"/>
    <w:rsid w:val="00603BCE"/>
    <w:rsid w:val="00604288"/>
    <w:rsid w:val="00606D4D"/>
    <w:rsid w:val="00606F9D"/>
    <w:rsid w:val="006077AA"/>
    <w:rsid w:val="00607F38"/>
    <w:rsid w:val="006118D1"/>
    <w:rsid w:val="0061275A"/>
    <w:rsid w:val="00612890"/>
    <w:rsid w:val="00613254"/>
    <w:rsid w:val="00615E1A"/>
    <w:rsid w:val="00620605"/>
    <w:rsid w:val="00620D93"/>
    <w:rsid w:val="0062368F"/>
    <w:rsid w:val="00623C76"/>
    <w:rsid w:val="0062516B"/>
    <w:rsid w:val="0062576D"/>
    <w:rsid w:val="00625788"/>
    <w:rsid w:val="00625922"/>
    <w:rsid w:val="006273DE"/>
    <w:rsid w:val="0063277E"/>
    <w:rsid w:val="0063290C"/>
    <w:rsid w:val="00633062"/>
    <w:rsid w:val="00636B1D"/>
    <w:rsid w:val="00636C7B"/>
    <w:rsid w:val="006426D5"/>
    <w:rsid w:val="00643107"/>
    <w:rsid w:val="006456AC"/>
    <w:rsid w:val="006462C6"/>
    <w:rsid w:val="006466FF"/>
    <w:rsid w:val="0064680E"/>
    <w:rsid w:val="006474D1"/>
    <w:rsid w:val="00647798"/>
    <w:rsid w:val="006505BD"/>
    <w:rsid w:val="0065248F"/>
    <w:rsid w:val="00656C00"/>
    <w:rsid w:val="006574CF"/>
    <w:rsid w:val="00660B92"/>
    <w:rsid w:val="00661967"/>
    <w:rsid w:val="00662D9E"/>
    <w:rsid w:val="00664145"/>
    <w:rsid w:val="006656B5"/>
    <w:rsid w:val="0066664D"/>
    <w:rsid w:val="0067037F"/>
    <w:rsid w:val="006710AD"/>
    <w:rsid w:val="006713D7"/>
    <w:rsid w:val="00671B49"/>
    <w:rsid w:val="00672621"/>
    <w:rsid w:val="00672724"/>
    <w:rsid w:val="006727A4"/>
    <w:rsid w:val="00672F9E"/>
    <w:rsid w:val="006810BA"/>
    <w:rsid w:val="0068281E"/>
    <w:rsid w:val="00684014"/>
    <w:rsid w:val="0068490F"/>
    <w:rsid w:val="00684D65"/>
    <w:rsid w:val="00685C11"/>
    <w:rsid w:val="00691B24"/>
    <w:rsid w:val="006956BE"/>
    <w:rsid w:val="00695745"/>
    <w:rsid w:val="006A0558"/>
    <w:rsid w:val="006A0646"/>
    <w:rsid w:val="006A0A1A"/>
    <w:rsid w:val="006A113C"/>
    <w:rsid w:val="006A1AF2"/>
    <w:rsid w:val="006A1CC6"/>
    <w:rsid w:val="006A2A81"/>
    <w:rsid w:val="006A4435"/>
    <w:rsid w:val="006A5A79"/>
    <w:rsid w:val="006A6460"/>
    <w:rsid w:val="006A6557"/>
    <w:rsid w:val="006A7040"/>
    <w:rsid w:val="006A7C29"/>
    <w:rsid w:val="006B104E"/>
    <w:rsid w:val="006B15C4"/>
    <w:rsid w:val="006B221A"/>
    <w:rsid w:val="006B288F"/>
    <w:rsid w:val="006B4F09"/>
    <w:rsid w:val="006B5AEA"/>
    <w:rsid w:val="006B5B76"/>
    <w:rsid w:val="006B6383"/>
    <w:rsid w:val="006B640D"/>
    <w:rsid w:val="006B681D"/>
    <w:rsid w:val="006C2A51"/>
    <w:rsid w:val="006C36FF"/>
    <w:rsid w:val="006C4279"/>
    <w:rsid w:val="006C4449"/>
    <w:rsid w:val="006C4ABF"/>
    <w:rsid w:val="006C4F0D"/>
    <w:rsid w:val="006C61FA"/>
    <w:rsid w:val="006D0896"/>
    <w:rsid w:val="006D2AAD"/>
    <w:rsid w:val="006D5926"/>
    <w:rsid w:val="006D6D01"/>
    <w:rsid w:val="006D74B9"/>
    <w:rsid w:val="006E05D6"/>
    <w:rsid w:val="006E613F"/>
    <w:rsid w:val="006E61CB"/>
    <w:rsid w:val="006F2269"/>
    <w:rsid w:val="006F23AF"/>
    <w:rsid w:val="006F27F1"/>
    <w:rsid w:val="00701F65"/>
    <w:rsid w:val="0070391A"/>
    <w:rsid w:val="00704704"/>
    <w:rsid w:val="00704EAE"/>
    <w:rsid w:val="00706486"/>
    <w:rsid w:val="00706C04"/>
    <w:rsid w:val="00707200"/>
    <w:rsid w:val="00707294"/>
    <w:rsid w:val="00707D11"/>
    <w:rsid w:val="007103BE"/>
    <w:rsid w:val="0071107F"/>
    <w:rsid w:val="007117B0"/>
    <w:rsid w:val="00711C10"/>
    <w:rsid w:val="00712890"/>
    <w:rsid w:val="007140B3"/>
    <w:rsid w:val="007152F7"/>
    <w:rsid w:val="00715C53"/>
    <w:rsid w:val="0071616D"/>
    <w:rsid w:val="007169DA"/>
    <w:rsid w:val="007206AD"/>
    <w:rsid w:val="00721054"/>
    <w:rsid w:val="00721822"/>
    <w:rsid w:val="00722AF4"/>
    <w:rsid w:val="00723804"/>
    <w:rsid w:val="007245B1"/>
    <w:rsid w:val="00724A91"/>
    <w:rsid w:val="00724B68"/>
    <w:rsid w:val="00724F6B"/>
    <w:rsid w:val="00725368"/>
    <w:rsid w:val="00727022"/>
    <w:rsid w:val="007304F3"/>
    <w:rsid w:val="00730DC1"/>
    <w:rsid w:val="00732B1A"/>
    <w:rsid w:val="00733FF9"/>
    <w:rsid w:val="00737D0A"/>
    <w:rsid w:val="00737F98"/>
    <w:rsid w:val="00742471"/>
    <w:rsid w:val="00742EAC"/>
    <w:rsid w:val="0074460A"/>
    <w:rsid w:val="007447BD"/>
    <w:rsid w:val="00745B17"/>
    <w:rsid w:val="00751266"/>
    <w:rsid w:val="00752825"/>
    <w:rsid w:val="00752E4B"/>
    <w:rsid w:val="00754E20"/>
    <w:rsid w:val="007554DF"/>
    <w:rsid w:val="007555FA"/>
    <w:rsid w:val="00756BAF"/>
    <w:rsid w:val="00756D83"/>
    <w:rsid w:val="007572A5"/>
    <w:rsid w:val="0075776D"/>
    <w:rsid w:val="007608C3"/>
    <w:rsid w:val="007613FB"/>
    <w:rsid w:val="00766A57"/>
    <w:rsid w:val="00766AE1"/>
    <w:rsid w:val="00767AE9"/>
    <w:rsid w:val="007722BF"/>
    <w:rsid w:val="00774BE6"/>
    <w:rsid w:val="00774FCD"/>
    <w:rsid w:val="00775223"/>
    <w:rsid w:val="00776185"/>
    <w:rsid w:val="0078089A"/>
    <w:rsid w:val="00780D0D"/>
    <w:rsid w:val="00783BBA"/>
    <w:rsid w:val="00784AD5"/>
    <w:rsid w:val="00784B28"/>
    <w:rsid w:val="00784D26"/>
    <w:rsid w:val="007854B3"/>
    <w:rsid w:val="00785662"/>
    <w:rsid w:val="00785D92"/>
    <w:rsid w:val="0078787D"/>
    <w:rsid w:val="00787FA8"/>
    <w:rsid w:val="007915EC"/>
    <w:rsid w:val="00793210"/>
    <w:rsid w:val="007950D3"/>
    <w:rsid w:val="00795FA7"/>
    <w:rsid w:val="0079650C"/>
    <w:rsid w:val="007A0E94"/>
    <w:rsid w:val="007A2117"/>
    <w:rsid w:val="007A2911"/>
    <w:rsid w:val="007A2C03"/>
    <w:rsid w:val="007A39D8"/>
    <w:rsid w:val="007A56D7"/>
    <w:rsid w:val="007A5B26"/>
    <w:rsid w:val="007B11DF"/>
    <w:rsid w:val="007B6989"/>
    <w:rsid w:val="007C0564"/>
    <w:rsid w:val="007C080E"/>
    <w:rsid w:val="007C245E"/>
    <w:rsid w:val="007C45C4"/>
    <w:rsid w:val="007C612D"/>
    <w:rsid w:val="007C6225"/>
    <w:rsid w:val="007C6727"/>
    <w:rsid w:val="007C701A"/>
    <w:rsid w:val="007D10F2"/>
    <w:rsid w:val="007D385E"/>
    <w:rsid w:val="007D4C7F"/>
    <w:rsid w:val="007D4CE7"/>
    <w:rsid w:val="007D50A9"/>
    <w:rsid w:val="007D5CD4"/>
    <w:rsid w:val="007D5DC5"/>
    <w:rsid w:val="007D757E"/>
    <w:rsid w:val="007D75DF"/>
    <w:rsid w:val="007E0023"/>
    <w:rsid w:val="007E20BF"/>
    <w:rsid w:val="007E2A9E"/>
    <w:rsid w:val="007E67A0"/>
    <w:rsid w:val="007E730D"/>
    <w:rsid w:val="007E7E7E"/>
    <w:rsid w:val="007F2382"/>
    <w:rsid w:val="007F350A"/>
    <w:rsid w:val="007F3CFA"/>
    <w:rsid w:val="007F403E"/>
    <w:rsid w:val="007F6F23"/>
    <w:rsid w:val="00802CDC"/>
    <w:rsid w:val="008035D7"/>
    <w:rsid w:val="00810A25"/>
    <w:rsid w:val="00810CEA"/>
    <w:rsid w:val="008111E7"/>
    <w:rsid w:val="00815017"/>
    <w:rsid w:val="00815A9E"/>
    <w:rsid w:val="00815E60"/>
    <w:rsid w:val="00815FE5"/>
    <w:rsid w:val="0081652E"/>
    <w:rsid w:val="00820E12"/>
    <w:rsid w:val="008233E5"/>
    <w:rsid w:val="008233FA"/>
    <w:rsid w:val="008240E9"/>
    <w:rsid w:val="00826A64"/>
    <w:rsid w:val="00827E6D"/>
    <w:rsid w:val="0083046F"/>
    <w:rsid w:val="0083339E"/>
    <w:rsid w:val="00833DE8"/>
    <w:rsid w:val="00833F47"/>
    <w:rsid w:val="008348C3"/>
    <w:rsid w:val="008365C5"/>
    <w:rsid w:val="00836E65"/>
    <w:rsid w:val="008373B4"/>
    <w:rsid w:val="00837623"/>
    <w:rsid w:val="00840931"/>
    <w:rsid w:val="008413D4"/>
    <w:rsid w:val="0084323E"/>
    <w:rsid w:val="00843F89"/>
    <w:rsid w:val="00845270"/>
    <w:rsid w:val="008459D1"/>
    <w:rsid w:val="00847AB2"/>
    <w:rsid w:val="00847D37"/>
    <w:rsid w:val="0085298E"/>
    <w:rsid w:val="0085546E"/>
    <w:rsid w:val="00856D9D"/>
    <w:rsid w:val="008615C0"/>
    <w:rsid w:val="00864C4D"/>
    <w:rsid w:val="00864CDD"/>
    <w:rsid w:val="00866EA3"/>
    <w:rsid w:val="00867E99"/>
    <w:rsid w:val="008701C4"/>
    <w:rsid w:val="0087190C"/>
    <w:rsid w:val="00871A41"/>
    <w:rsid w:val="00876529"/>
    <w:rsid w:val="00877B61"/>
    <w:rsid w:val="00886D76"/>
    <w:rsid w:val="0088707E"/>
    <w:rsid w:val="00887F64"/>
    <w:rsid w:val="00893857"/>
    <w:rsid w:val="008949A8"/>
    <w:rsid w:val="00895CA3"/>
    <w:rsid w:val="00896A63"/>
    <w:rsid w:val="008971BC"/>
    <w:rsid w:val="00897BEC"/>
    <w:rsid w:val="008A3205"/>
    <w:rsid w:val="008A4A26"/>
    <w:rsid w:val="008B0619"/>
    <w:rsid w:val="008B0A07"/>
    <w:rsid w:val="008B5025"/>
    <w:rsid w:val="008B5B86"/>
    <w:rsid w:val="008B6A36"/>
    <w:rsid w:val="008B6A3F"/>
    <w:rsid w:val="008B7417"/>
    <w:rsid w:val="008C0A74"/>
    <w:rsid w:val="008C0D3E"/>
    <w:rsid w:val="008C1495"/>
    <w:rsid w:val="008C2290"/>
    <w:rsid w:val="008C33A9"/>
    <w:rsid w:val="008C3912"/>
    <w:rsid w:val="008C3B91"/>
    <w:rsid w:val="008C5E2A"/>
    <w:rsid w:val="008D0B2C"/>
    <w:rsid w:val="008D4C64"/>
    <w:rsid w:val="008D69C5"/>
    <w:rsid w:val="008D6AA8"/>
    <w:rsid w:val="008D7404"/>
    <w:rsid w:val="008E0BD3"/>
    <w:rsid w:val="008E1A4B"/>
    <w:rsid w:val="008E31B8"/>
    <w:rsid w:val="008E3FAE"/>
    <w:rsid w:val="008E41CE"/>
    <w:rsid w:val="008F1C10"/>
    <w:rsid w:val="008F2758"/>
    <w:rsid w:val="008F4108"/>
    <w:rsid w:val="008F41C6"/>
    <w:rsid w:val="008F4A87"/>
    <w:rsid w:val="008F6408"/>
    <w:rsid w:val="008F68D4"/>
    <w:rsid w:val="008F70AD"/>
    <w:rsid w:val="009022BF"/>
    <w:rsid w:val="009035A0"/>
    <w:rsid w:val="00906944"/>
    <w:rsid w:val="00906F11"/>
    <w:rsid w:val="00911CD9"/>
    <w:rsid w:val="00912B71"/>
    <w:rsid w:val="0091394F"/>
    <w:rsid w:val="009141E1"/>
    <w:rsid w:val="009143BC"/>
    <w:rsid w:val="00916137"/>
    <w:rsid w:val="009168A0"/>
    <w:rsid w:val="00920399"/>
    <w:rsid w:val="009217D6"/>
    <w:rsid w:val="009226D7"/>
    <w:rsid w:val="00922CEE"/>
    <w:rsid w:val="009239F3"/>
    <w:rsid w:val="00926CAA"/>
    <w:rsid w:val="0092775D"/>
    <w:rsid w:val="00931632"/>
    <w:rsid w:val="00931D38"/>
    <w:rsid w:val="00931DD7"/>
    <w:rsid w:val="00932C92"/>
    <w:rsid w:val="00933159"/>
    <w:rsid w:val="00934593"/>
    <w:rsid w:val="009349F5"/>
    <w:rsid w:val="00935A11"/>
    <w:rsid w:val="009368E6"/>
    <w:rsid w:val="00937465"/>
    <w:rsid w:val="00937F2A"/>
    <w:rsid w:val="00940485"/>
    <w:rsid w:val="009408DE"/>
    <w:rsid w:val="00940E7C"/>
    <w:rsid w:val="00945053"/>
    <w:rsid w:val="009454E4"/>
    <w:rsid w:val="0094550B"/>
    <w:rsid w:val="00945E53"/>
    <w:rsid w:val="00953037"/>
    <w:rsid w:val="0095347E"/>
    <w:rsid w:val="009549BF"/>
    <w:rsid w:val="00955710"/>
    <w:rsid w:val="0095632A"/>
    <w:rsid w:val="00956BB6"/>
    <w:rsid w:val="009572BE"/>
    <w:rsid w:val="00957837"/>
    <w:rsid w:val="00957B40"/>
    <w:rsid w:val="009608A7"/>
    <w:rsid w:val="00962887"/>
    <w:rsid w:val="00963D27"/>
    <w:rsid w:val="009649AF"/>
    <w:rsid w:val="0096683A"/>
    <w:rsid w:val="009700F9"/>
    <w:rsid w:val="00970A42"/>
    <w:rsid w:val="0097162D"/>
    <w:rsid w:val="00971C29"/>
    <w:rsid w:val="00971F93"/>
    <w:rsid w:val="00973B91"/>
    <w:rsid w:val="00980650"/>
    <w:rsid w:val="00982113"/>
    <w:rsid w:val="00984240"/>
    <w:rsid w:val="00984EDE"/>
    <w:rsid w:val="00985FAF"/>
    <w:rsid w:val="00986959"/>
    <w:rsid w:val="0098742E"/>
    <w:rsid w:val="00987F3B"/>
    <w:rsid w:val="00990E18"/>
    <w:rsid w:val="00990E59"/>
    <w:rsid w:val="009912A9"/>
    <w:rsid w:val="0099391F"/>
    <w:rsid w:val="00994036"/>
    <w:rsid w:val="00995B07"/>
    <w:rsid w:val="0099741C"/>
    <w:rsid w:val="00997897"/>
    <w:rsid w:val="00997ACD"/>
    <w:rsid w:val="009A04DF"/>
    <w:rsid w:val="009A0C64"/>
    <w:rsid w:val="009A2619"/>
    <w:rsid w:val="009A2763"/>
    <w:rsid w:val="009A3672"/>
    <w:rsid w:val="009A47F0"/>
    <w:rsid w:val="009A49EF"/>
    <w:rsid w:val="009A4A24"/>
    <w:rsid w:val="009A6677"/>
    <w:rsid w:val="009A773F"/>
    <w:rsid w:val="009A7C04"/>
    <w:rsid w:val="009B10D6"/>
    <w:rsid w:val="009B22A1"/>
    <w:rsid w:val="009B44A3"/>
    <w:rsid w:val="009B62F9"/>
    <w:rsid w:val="009C0DB6"/>
    <w:rsid w:val="009C584B"/>
    <w:rsid w:val="009C6201"/>
    <w:rsid w:val="009C65DA"/>
    <w:rsid w:val="009C6F52"/>
    <w:rsid w:val="009D085A"/>
    <w:rsid w:val="009D0CBF"/>
    <w:rsid w:val="009D134E"/>
    <w:rsid w:val="009D1402"/>
    <w:rsid w:val="009D2C90"/>
    <w:rsid w:val="009D3AA3"/>
    <w:rsid w:val="009D3E69"/>
    <w:rsid w:val="009D4BF9"/>
    <w:rsid w:val="009D553B"/>
    <w:rsid w:val="009D628B"/>
    <w:rsid w:val="009D65D0"/>
    <w:rsid w:val="009D7E91"/>
    <w:rsid w:val="009D7F13"/>
    <w:rsid w:val="009E2096"/>
    <w:rsid w:val="009E54F4"/>
    <w:rsid w:val="009E65C5"/>
    <w:rsid w:val="009E72DD"/>
    <w:rsid w:val="009F0015"/>
    <w:rsid w:val="009F1880"/>
    <w:rsid w:val="009F1AD4"/>
    <w:rsid w:val="009F1B5D"/>
    <w:rsid w:val="009F2BFA"/>
    <w:rsid w:val="009F4802"/>
    <w:rsid w:val="009F4D0A"/>
    <w:rsid w:val="009F6E64"/>
    <w:rsid w:val="009F7DA9"/>
    <w:rsid w:val="00A00A20"/>
    <w:rsid w:val="00A011C9"/>
    <w:rsid w:val="00A013F7"/>
    <w:rsid w:val="00A0207F"/>
    <w:rsid w:val="00A021CD"/>
    <w:rsid w:val="00A03A3D"/>
    <w:rsid w:val="00A04D3D"/>
    <w:rsid w:val="00A0507C"/>
    <w:rsid w:val="00A051A6"/>
    <w:rsid w:val="00A0528B"/>
    <w:rsid w:val="00A05337"/>
    <w:rsid w:val="00A11908"/>
    <w:rsid w:val="00A11D32"/>
    <w:rsid w:val="00A1375E"/>
    <w:rsid w:val="00A13AC3"/>
    <w:rsid w:val="00A204C6"/>
    <w:rsid w:val="00A235BB"/>
    <w:rsid w:val="00A254F8"/>
    <w:rsid w:val="00A30303"/>
    <w:rsid w:val="00A3054C"/>
    <w:rsid w:val="00A30F01"/>
    <w:rsid w:val="00A312BA"/>
    <w:rsid w:val="00A31722"/>
    <w:rsid w:val="00A35309"/>
    <w:rsid w:val="00A36289"/>
    <w:rsid w:val="00A37263"/>
    <w:rsid w:val="00A375A7"/>
    <w:rsid w:val="00A4058E"/>
    <w:rsid w:val="00A40E91"/>
    <w:rsid w:val="00A4525B"/>
    <w:rsid w:val="00A45EA2"/>
    <w:rsid w:val="00A46B48"/>
    <w:rsid w:val="00A50EAF"/>
    <w:rsid w:val="00A51097"/>
    <w:rsid w:val="00A5176F"/>
    <w:rsid w:val="00A51AFA"/>
    <w:rsid w:val="00A541F8"/>
    <w:rsid w:val="00A550EC"/>
    <w:rsid w:val="00A55F77"/>
    <w:rsid w:val="00A57C89"/>
    <w:rsid w:val="00A57F77"/>
    <w:rsid w:val="00A602F9"/>
    <w:rsid w:val="00A619CB"/>
    <w:rsid w:val="00A62549"/>
    <w:rsid w:val="00A62D7A"/>
    <w:rsid w:val="00A63E9B"/>
    <w:rsid w:val="00A64164"/>
    <w:rsid w:val="00A650EE"/>
    <w:rsid w:val="00A65A95"/>
    <w:rsid w:val="00A662C8"/>
    <w:rsid w:val="00A675FC"/>
    <w:rsid w:val="00A67B39"/>
    <w:rsid w:val="00A71157"/>
    <w:rsid w:val="00A71AA5"/>
    <w:rsid w:val="00A71C4F"/>
    <w:rsid w:val="00A71DDB"/>
    <w:rsid w:val="00A71E45"/>
    <w:rsid w:val="00A73C5A"/>
    <w:rsid w:val="00A75582"/>
    <w:rsid w:val="00A7748B"/>
    <w:rsid w:val="00A77611"/>
    <w:rsid w:val="00A77B68"/>
    <w:rsid w:val="00A804AD"/>
    <w:rsid w:val="00A805E1"/>
    <w:rsid w:val="00A83824"/>
    <w:rsid w:val="00A84801"/>
    <w:rsid w:val="00A849D4"/>
    <w:rsid w:val="00A84E39"/>
    <w:rsid w:val="00A867C2"/>
    <w:rsid w:val="00A86AB9"/>
    <w:rsid w:val="00A86EF7"/>
    <w:rsid w:val="00A918EC"/>
    <w:rsid w:val="00A91D9B"/>
    <w:rsid w:val="00A966E6"/>
    <w:rsid w:val="00AA0FF7"/>
    <w:rsid w:val="00AA1467"/>
    <w:rsid w:val="00AA1C34"/>
    <w:rsid w:val="00AA7BBE"/>
    <w:rsid w:val="00AB13E7"/>
    <w:rsid w:val="00AB16DC"/>
    <w:rsid w:val="00AB1901"/>
    <w:rsid w:val="00AB2464"/>
    <w:rsid w:val="00AB2A85"/>
    <w:rsid w:val="00AB2BE3"/>
    <w:rsid w:val="00AB3DAA"/>
    <w:rsid w:val="00AB4756"/>
    <w:rsid w:val="00AB49E6"/>
    <w:rsid w:val="00AB504A"/>
    <w:rsid w:val="00AB5975"/>
    <w:rsid w:val="00AB5B89"/>
    <w:rsid w:val="00AB61C0"/>
    <w:rsid w:val="00AB73E8"/>
    <w:rsid w:val="00AB7500"/>
    <w:rsid w:val="00AB7834"/>
    <w:rsid w:val="00AC0494"/>
    <w:rsid w:val="00AC2150"/>
    <w:rsid w:val="00AC3962"/>
    <w:rsid w:val="00AC4D5F"/>
    <w:rsid w:val="00AC7D50"/>
    <w:rsid w:val="00AD38F7"/>
    <w:rsid w:val="00AD5724"/>
    <w:rsid w:val="00AD5E9A"/>
    <w:rsid w:val="00AE040E"/>
    <w:rsid w:val="00AE08DB"/>
    <w:rsid w:val="00AE2729"/>
    <w:rsid w:val="00AE5AE2"/>
    <w:rsid w:val="00AE5DBA"/>
    <w:rsid w:val="00AE7343"/>
    <w:rsid w:val="00AF058A"/>
    <w:rsid w:val="00AF2793"/>
    <w:rsid w:val="00AF5C67"/>
    <w:rsid w:val="00AF7662"/>
    <w:rsid w:val="00B00774"/>
    <w:rsid w:val="00B028CC"/>
    <w:rsid w:val="00B05B40"/>
    <w:rsid w:val="00B0607F"/>
    <w:rsid w:val="00B12281"/>
    <w:rsid w:val="00B1458E"/>
    <w:rsid w:val="00B14C51"/>
    <w:rsid w:val="00B1748A"/>
    <w:rsid w:val="00B17787"/>
    <w:rsid w:val="00B213C8"/>
    <w:rsid w:val="00B223E3"/>
    <w:rsid w:val="00B23AC5"/>
    <w:rsid w:val="00B23D90"/>
    <w:rsid w:val="00B24742"/>
    <w:rsid w:val="00B32032"/>
    <w:rsid w:val="00B32868"/>
    <w:rsid w:val="00B337F5"/>
    <w:rsid w:val="00B3497A"/>
    <w:rsid w:val="00B42D9F"/>
    <w:rsid w:val="00B43F5C"/>
    <w:rsid w:val="00B44F11"/>
    <w:rsid w:val="00B452DE"/>
    <w:rsid w:val="00B47299"/>
    <w:rsid w:val="00B4783B"/>
    <w:rsid w:val="00B52496"/>
    <w:rsid w:val="00B5376B"/>
    <w:rsid w:val="00B60993"/>
    <w:rsid w:val="00B62979"/>
    <w:rsid w:val="00B62A67"/>
    <w:rsid w:val="00B6753D"/>
    <w:rsid w:val="00B70056"/>
    <w:rsid w:val="00B705DE"/>
    <w:rsid w:val="00B74DF1"/>
    <w:rsid w:val="00B77B07"/>
    <w:rsid w:val="00B81151"/>
    <w:rsid w:val="00B823A7"/>
    <w:rsid w:val="00B82BA1"/>
    <w:rsid w:val="00B83BAE"/>
    <w:rsid w:val="00B87D11"/>
    <w:rsid w:val="00B904B5"/>
    <w:rsid w:val="00B90FA5"/>
    <w:rsid w:val="00B91979"/>
    <w:rsid w:val="00B919F1"/>
    <w:rsid w:val="00B94F95"/>
    <w:rsid w:val="00B971B6"/>
    <w:rsid w:val="00BA02DA"/>
    <w:rsid w:val="00BA0ADA"/>
    <w:rsid w:val="00BA0B8C"/>
    <w:rsid w:val="00BA1764"/>
    <w:rsid w:val="00BA1C04"/>
    <w:rsid w:val="00BA1EB4"/>
    <w:rsid w:val="00BA54F0"/>
    <w:rsid w:val="00BA6088"/>
    <w:rsid w:val="00BA71F0"/>
    <w:rsid w:val="00BB1993"/>
    <w:rsid w:val="00BB3651"/>
    <w:rsid w:val="00BB3837"/>
    <w:rsid w:val="00BB468D"/>
    <w:rsid w:val="00BB7F9E"/>
    <w:rsid w:val="00BC02AC"/>
    <w:rsid w:val="00BC08B8"/>
    <w:rsid w:val="00BC0E8D"/>
    <w:rsid w:val="00BC1772"/>
    <w:rsid w:val="00BC2102"/>
    <w:rsid w:val="00BC2D89"/>
    <w:rsid w:val="00BC349D"/>
    <w:rsid w:val="00BC39C7"/>
    <w:rsid w:val="00BC4C3A"/>
    <w:rsid w:val="00BC4FE6"/>
    <w:rsid w:val="00BC511F"/>
    <w:rsid w:val="00BC52AB"/>
    <w:rsid w:val="00BC58EC"/>
    <w:rsid w:val="00BC6C33"/>
    <w:rsid w:val="00BC6DC1"/>
    <w:rsid w:val="00BC7163"/>
    <w:rsid w:val="00BD255A"/>
    <w:rsid w:val="00BD3E3A"/>
    <w:rsid w:val="00BD450B"/>
    <w:rsid w:val="00BD5118"/>
    <w:rsid w:val="00BD616E"/>
    <w:rsid w:val="00BD6211"/>
    <w:rsid w:val="00BD7074"/>
    <w:rsid w:val="00BE4E0B"/>
    <w:rsid w:val="00BE51AA"/>
    <w:rsid w:val="00BE6551"/>
    <w:rsid w:val="00BF093B"/>
    <w:rsid w:val="00BF17A7"/>
    <w:rsid w:val="00BF35D2"/>
    <w:rsid w:val="00BF4130"/>
    <w:rsid w:val="00BF5381"/>
    <w:rsid w:val="00C00832"/>
    <w:rsid w:val="00C00F9E"/>
    <w:rsid w:val="00C013A7"/>
    <w:rsid w:val="00C049F0"/>
    <w:rsid w:val="00C052CD"/>
    <w:rsid w:val="00C0531E"/>
    <w:rsid w:val="00C05393"/>
    <w:rsid w:val="00C058F8"/>
    <w:rsid w:val="00C06B2A"/>
    <w:rsid w:val="00C11973"/>
    <w:rsid w:val="00C12A48"/>
    <w:rsid w:val="00C130B4"/>
    <w:rsid w:val="00C14076"/>
    <w:rsid w:val="00C15D25"/>
    <w:rsid w:val="00C1747A"/>
    <w:rsid w:val="00C175CC"/>
    <w:rsid w:val="00C204A9"/>
    <w:rsid w:val="00C205BB"/>
    <w:rsid w:val="00C21123"/>
    <w:rsid w:val="00C211BE"/>
    <w:rsid w:val="00C21514"/>
    <w:rsid w:val="00C215B5"/>
    <w:rsid w:val="00C21895"/>
    <w:rsid w:val="00C24D71"/>
    <w:rsid w:val="00C25D05"/>
    <w:rsid w:val="00C25DED"/>
    <w:rsid w:val="00C26849"/>
    <w:rsid w:val="00C278CA"/>
    <w:rsid w:val="00C30721"/>
    <w:rsid w:val="00C322CF"/>
    <w:rsid w:val="00C32CA7"/>
    <w:rsid w:val="00C4061D"/>
    <w:rsid w:val="00C40F05"/>
    <w:rsid w:val="00C4244F"/>
    <w:rsid w:val="00C4260F"/>
    <w:rsid w:val="00C45104"/>
    <w:rsid w:val="00C459E4"/>
    <w:rsid w:val="00C52336"/>
    <w:rsid w:val="00C5342A"/>
    <w:rsid w:val="00C53D69"/>
    <w:rsid w:val="00C56087"/>
    <w:rsid w:val="00C573E8"/>
    <w:rsid w:val="00C632ED"/>
    <w:rsid w:val="00C63C04"/>
    <w:rsid w:val="00C645B5"/>
    <w:rsid w:val="00C66150"/>
    <w:rsid w:val="00C66850"/>
    <w:rsid w:val="00C671D0"/>
    <w:rsid w:val="00C70EF5"/>
    <w:rsid w:val="00C7141F"/>
    <w:rsid w:val="00C756C5"/>
    <w:rsid w:val="00C75A2A"/>
    <w:rsid w:val="00C77EA3"/>
    <w:rsid w:val="00C80690"/>
    <w:rsid w:val="00C82CAE"/>
    <w:rsid w:val="00C833A6"/>
    <w:rsid w:val="00C87D50"/>
    <w:rsid w:val="00C91A83"/>
    <w:rsid w:val="00C92D6B"/>
    <w:rsid w:val="00C930A8"/>
    <w:rsid w:val="00C94AB1"/>
    <w:rsid w:val="00CA3329"/>
    <w:rsid w:val="00CA3B74"/>
    <w:rsid w:val="00CA4B17"/>
    <w:rsid w:val="00CA5A08"/>
    <w:rsid w:val="00CA6CB8"/>
    <w:rsid w:val="00CA6CDB"/>
    <w:rsid w:val="00CB021C"/>
    <w:rsid w:val="00CB0CCD"/>
    <w:rsid w:val="00CB1E3E"/>
    <w:rsid w:val="00CB218B"/>
    <w:rsid w:val="00CB2741"/>
    <w:rsid w:val="00CB4D2A"/>
    <w:rsid w:val="00CB5743"/>
    <w:rsid w:val="00CB7FAC"/>
    <w:rsid w:val="00CC0BD9"/>
    <w:rsid w:val="00CC3524"/>
    <w:rsid w:val="00CC367F"/>
    <w:rsid w:val="00CC7608"/>
    <w:rsid w:val="00CD040E"/>
    <w:rsid w:val="00CD27BE"/>
    <w:rsid w:val="00CD293C"/>
    <w:rsid w:val="00CD37A5"/>
    <w:rsid w:val="00CD40AC"/>
    <w:rsid w:val="00CD43DB"/>
    <w:rsid w:val="00CD47D3"/>
    <w:rsid w:val="00CD6973"/>
    <w:rsid w:val="00CD6F0F"/>
    <w:rsid w:val="00CE0762"/>
    <w:rsid w:val="00CE0BB7"/>
    <w:rsid w:val="00CE1427"/>
    <w:rsid w:val="00CE22FF"/>
    <w:rsid w:val="00CE29F5"/>
    <w:rsid w:val="00CE336D"/>
    <w:rsid w:val="00CE3B00"/>
    <w:rsid w:val="00CE3E9A"/>
    <w:rsid w:val="00CE40C5"/>
    <w:rsid w:val="00CE5187"/>
    <w:rsid w:val="00CF00B0"/>
    <w:rsid w:val="00CF22B9"/>
    <w:rsid w:val="00CF34E9"/>
    <w:rsid w:val="00CF44C8"/>
    <w:rsid w:val="00CF475F"/>
    <w:rsid w:val="00CF4B22"/>
    <w:rsid w:val="00CF6E39"/>
    <w:rsid w:val="00CF72DA"/>
    <w:rsid w:val="00D01F90"/>
    <w:rsid w:val="00D06E6C"/>
    <w:rsid w:val="00D06E7A"/>
    <w:rsid w:val="00D06E90"/>
    <w:rsid w:val="00D131B1"/>
    <w:rsid w:val="00D13A3C"/>
    <w:rsid w:val="00D159B2"/>
    <w:rsid w:val="00D15B4E"/>
    <w:rsid w:val="00D17378"/>
    <w:rsid w:val="00D177E7"/>
    <w:rsid w:val="00D20727"/>
    <w:rsid w:val="00D2079F"/>
    <w:rsid w:val="00D212D3"/>
    <w:rsid w:val="00D221A6"/>
    <w:rsid w:val="00D23A68"/>
    <w:rsid w:val="00D241F8"/>
    <w:rsid w:val="00D25073"/>
    <w:rsid w:val="00D265A0"/>
    <w:rsid w:val="00D30D57"/>
    <w:rsid w:val="00D31F28"/>
    <w:rsid w:val="00D344A0"/>
    <w:rsid w:val="00D35640"/>
    <w:rsid w:val="00D405AC"/>
    <w:rsid w:val="00D40C64"/>
    <w:rsid w:val="00D41922"/>
    <w:rsid w:val="00D41FF3"/>
    <w:rsid w:val="00D425A9"/>
    <w:rsid w:val="00D42667"/>
    <w:rsid w:val="00D447EF"/>
    <w:rsid w:val="00D505E2"/>
    <w:rsid w:val="00D536DD"/>
    <w:rsid w:val="00D54A6C"/>
    <w:rsid w:val="00D55FBE"/>
    <w:rsid w:val="00D62CCB"/>
    <w:rsid w:val="00D64A72"/>
    <w:rsid w:val="00D65A58"/>
    <w:rsid w:val="00D65CA0"/>
    <w:rsid w:val="00D660BD"/>
    <w:rsid w:val="00D67C30"/>
    <w:rsid w:val="00D7302C"/>
    <w:rsid w:val="00D7463D"/>
    <w:rsid w:val="00D804E0"/>
    <w:rsid w:val="00D808F1"/>
    <w:rsid w:val="00D80A0A"/>
    <w:rsid w:val="00D80F5A"/>
    <w:rsid w:val="00D84E4A"/>
    <w:rsid w:val="00D854F1"/>
    <w:rsid w:val="00D9021E"/>
    <w:rsid w:val="00D93129"/>
    <w:rsid w:val="00DA408F"/>
    <w:rsid w:val="00DA42C2"/>
    <w:rsid w:val="00DA42FC"/>
    <w:rsid w:val="00DA4540"/>
    <w:rsid w:val="00DA5252"/>
    <w:rsid w:val="00DA587E"/>
    <w:rsid w:val="00DB2945"/>
    <w:rsid w:val="00DB3052"/>
    <w:rsid w:val="00DB36E2"/>
    <w:rsid w:val="00DB3880"/>
    <w:rsid w:val="00DB3EB6"/>
    <w:rsid w:val="00DB3F3B"/>
    <w:rsid w:val="00DB708C"/>
    <w:rsid w:val="00DC07E7"/>
    <w:rsid w:val="00DC0A6E"/>
    <w:rsid w:val="00DC1ADF"/>
    <w:rsid w:val="00DC2D17"/>
    <w:rsid w:val="00DC2DD3"/>
    <w:rsid w:val="00DC44A6"/>
    <w:rsid w:val="00DC632A"/>
    <w:rsid w:val="00DC72E4"/>
    <w:rsid w:val="00DC7AA2"/>
    <w:rsid w:val="00DC7F1A"/>
    <w:rsid w:val="00DD4276"/>
    <w:rsid w:val="00DD442E"/>
    <w:rsid w:val="00DD5DCB"/>
    <w:rsid w:val="00DD706F"/>
    <w:rsid w:val="00DE1F7B"/>
    <w:rsid w:val="00DE20A1"/>
    <w:rsid w:val="00DE23BF"/>
    <w:rsid w:val="00DE28F3"/>
    <w:rsid w:val="00DE3981"/>
    <w:rsid w:val="00DE40DD"/>
    <w:rsid w:val="00DE4C71"/>
    <w:rsid w:val="00DE52A3"/>
    <w:rsid w:val="00DE7080"/>
    <w:rsid w:val="00DE7755"/>
    <w:rsid w:val="00DF0058"/>
    <w:rsid w:val="00DF059A"/>
    <w:rsid w:val="00DF060A"/>
    <w:rsid w:val="00DF0A0A"/>
    <w:rsid w:val="00DF2F65"/>
    <w:rsid w:val="00DF4A39"/>
    <w:rsid w:val="00DF585F"/>
    <w:rsid w:val="00DF646E"/>
    <w:rsid w:val="00DF6B61"/>
    <w:rsid w:val="00DF6D19"/>
    <w:rsid w:val="00DF70F5"/>
    <w:rsid w:val="00E00029"/>
    <w:rsid w:val="00E05031"/>
    <w:rsid w:val="00E07FE1"/>
    <w:rsid w:val="00E10EB6"/>
    <w:rsid w:val="00E12996"/>
    <w:rsid w:val="00E13F57"/>
    <w:rsid w:val="00E1486F"/>
    <w:rsid w:val="00E16D45"/>
    <w:rsid w:val="00E17986"/>
    <w:rsid w:val="00E2252C"/>
    <w:rsid w:val="00E270C0"/>
    <w:rsid w:val="00E27CD4"/>
    <w:rsid w:val="00E27E9E"/>
    <w:rsid w:val="00E36D82"/>
    <w:rsid w:val="00E36EE8"/>
    <w:rsid w:val="00E3765C"/>
    <w:rsid w:val="00E37C53"/>
    <w:rsid w:val="00E43161"/>
    <w:rsid w:val="00E45F81"/>
    <w:rsid w:val="00E460B9"/>
    <w:rsid w:val="00E476A7"/>
    <w:rsid w:val="00E506FC"/>
    <w:rsid w:val="00E51E8A"/>
    <w:rsid w:val="00E523ED"/>
    <w:rsid w:val="00E527F9"/>
    <w:rsid w:val="00E55836"/>
    <w:rsid w:val="00E55E9E"/>
    <w:rsid w:val="00E56CC6"/>
    <w:rsid w:val="00E578F6"/>
    <w:rsid w:val="00E616FE"/>
    <w:rsid w:val="00E6185C"/>
    <w:rsid w:val="00E625D2"/>
    <w:rsid w:val="00E67121"/>
    <w:rsid w:val="00E7198D"/>
    <w:rsid w:val="00E71EE1"/>
    <w:rsid w:val="00E7230E"/>
    <w:rsid w:val="00E72872"/>
    <w:rsid w:val="00E73271"/>
    <w:rsid w:val="00E735AF"/>
    <w:rsid w:val="00E74CA6"/>
    <w:rsid w:val="00E759EF"/>
    <w:rsid w:val="00E75E3D"/>
    <w:rsid w:val="00E77116"/>
    <w:rsid w:val="00E77F6F"/>
    <w:rsid w:val="00E82914"/>
    <w:rsid w:val="00E8581E"/>
    <w:rsid w:val="00E86A3F"/>
    <w:rsid w:val="00E87BE0"/>
    <w:rsid w:val="00E90325"/>
    <w:rsid w:val="00E91471"/>
    <w:rsid w:val="00E91A01"/>
    <w:rsid w:val="00E9437B"/>
    <w:rsid w:val="00E950B3"/>
    <w:rsid w:val="00E969B0"/>
    <w:rsid w:val="00E9731C"/>
    <w:rsid w:val="00EA1C8B"/>
    <w:rsid w:val="00EA3B6A"/>
    <w:rsid w:val="00EA4E4C"/>
    <w:rsid w:val="00EA5D8F"/>
    <w:rsid w:val="00EA5DA5"/>
    <w:rsid w:val="00EA64B8"/>
    <w:rsid w:val="00EB1708"/>
    <w:rsid w:val="00EB341A"/>
    <w:rsid w:val="00EB40E9"/>
    <w:rsid w:val="00EB4599"/>
    <w:rsid w:val="00EB6C80"/>
    <w:rsid w:val="00EC0184"/>
    <w:rsid w:val="00EC16CD"/>
    <w:rsid w:val="00EC4D82"/>
    <w:rsid w:val="00EC5071"/>
    <w:rsid w:val="00ED2251"/>
    <w:rsid w:val="00ED2DEF"/>
    <w:rsid w:val="00ED7C03"/>
    <w:rsid w:val="00EE1FE2"/>
    <w:rsid w:val="00EE29D1"/>
    <w:rsid w:val="00EE3256"/>
    <w:rsid w:val="00EE3274"/>
    <w:rsid w:val="00EE67B2"/>
    <w:rsid w:val="00EE7E3E"/>
    <w:rsid w:val="00EF2B52"/>
    <w:rsid w:val="00EF63AB"/>
    <w:rsid w:val="00EF655D"/>
    <w:rsid w:val="00F00309"/>
    <w:rsid w:val="00F017AF"/>
    <w:rsid w:val="00F02769"/>
    <w:rsid w:val="00F027EB"/>
    <w:rsid w:val="00F041C4"/>
    <w:rsid w:val="00F04322"/>
    <w:rsid w:val="00F12FE7"/>
    <w:rsid w:val="00F1371A"/>
    <w:rsid w:val="00F149F6"/>
    <w:rsid w:val="00F1598C"/>
    <w:rsid w:val="00F16205"/>
    <w:rsid w:val="00F20506"/>
    <w:rsid w:val="00F20BC6"/>
    <w:rsid w:val="00F20DD6"/>
    <w:rsid w:val="00F20F8B"/>
    <w:rsid w:val="00F21918"/>
    <w:rsid w:val="00F21CE9"/>
    <w:rsid w:val="00F21E5A"/>
    <w:rsid w:val="00F22AD3"/>
    <w:rsid w:val="00F2376A"/>
    <w:rsid w:val="00F255FC"/>
    <w:rsid w:val="00F25721"/>
    <w:rsid w:val="00F259B0"/>
    <w:rsid w:val="00F26005"/>
    <w:rsid w:val="00F26634"/>
    <w:rsid w:val="00F268DD"/>
    <w:rsid w:val="00F26A20"/>
    <w:rsid w:val="00F276C9"/>
    <w:rsid w:val="00F32574"/>
    <w:rsid w:val="00F35ED7"/>
    <w:rsid w:val="00F36C43"/>
    <w:rsid w:val="00F40291"/>
    <w:rsid w:val="00F40690"/>
    <w:rsid w:val="00F427A7"/>
    <w:rsid w:val="00F43B8F"/>
    <w:rsid w:val="00F470EE"/>
    <w:rsid w:val="00F47FA4"/>
    <w:rsid w:val="00F501E7"/>
    <w:rsid w:val="00F502E6"/>
    <w:rsid w:val="00F51431"/>
    <w:rsid w:val="00F51785"/>
    <w:rsid w:val="00F530D7"/>
    <w:rsid w:val="00F541E6"/>
    <w:rsid w:val="00F55C33"/>
    <w:rsid w:val="00F56D1E"/>
    <w:rsid w:val="00F5710D"/>
    <w:rsid w:val="00F627D5"/>
    <w:rsid w:val="00F62FD1"/>
    <w:rsid w:val="00F640BF"/>
    <w:rsid w:val="00F64778"/>
    <w:rsid w:val="00F65280"/>
    <w:rsid w:val="00F653EB"/>
    <w:rsid w:val="00F65DE0"/>
    <w:rsid w:val="00F65FBF"/>
    <w:rsid w:val="00F6662B"/>
    <w:rsid w:val="00F67669"/>
    <w:rsid w:val="00F70754"/>
    <w:rsid w:val="00F74213"/>
    <w:rsid w:val="00F82343"/>
    <w:rsid w:val="00F85C2C"/>
    <w:rsid w:val="00F85DEE"/>
    <w:rsid w:val="00F86400"/>
    <w:rsid w:val="00F879A1"/>
    <w:rsid w:val="00F90E15"/>
    <w:rsid w:val="00F92FC4"/>
    <w:rsid w:val="00F94778"/>
    <w:rsid w:val="00F966B3"/>
    <w:rsid w:val="00F96886"/>
    <w:rsid w:val="00F96EE3"/>
    <w:rsid w:val="00F9793C"/>
    <w:rsid w:val="00F97E10"/>
    <w:rsid w:val="00FA0C14"/>
    <w:rsid w:val="00FA19B6"/>
    <w:rsid w:val="00FA3784"/>
    <w:rsid w:val="00FA50E2"/>
    <w:rsid w:val="00FA7172"/>
    <w:rsid w:val="00FB19E4"/>
    <w:rsid w:val="00FB262F"/>
    <w:rsid w:val="00FB3BA6"/>
    <w:rsid w:val="00FB4715"/>
    <w:rsid w:val="00FB4B02"/>
    <w:rsid w:val="00FB619E"/>
    <w:rsid w:val="00FC0322"/>
    <w:rsid w:val="00FC1A31"/>
    <w:rsid w:val="00FC2D40"/>
    <w:rsid w:val="00FC3600"/>
    <w:rsid w:val="00FC565B"/>
    <w:rsid w:val="00FC5BE8"/>
    <w:rsid w:val="00FD0CEE"/>
    <w:rsid w:val="00FD31FB"/>
    <w:rsid w:val="00FD3DFC"/>
    <w:rsid w:val="00FD4A9B"/>
    <w:rsid w:val="00FD4C9D"/>
    <w:rsid w:val="00FD626D"/>
    <w:rsid w:val="00FD6E73"/>
    <w:rsid w:val="00FD7FDA"/>
    <w:rsid w:val="00FE006E"/>
    <w:rsid w:val="00FE0CFD"/>
    <w:rsid w:val="00FE129B"/>
    <w:rsid w:val="00FE1AE8"/>
    <w:rsid w:val="00FE3A92"/>
    <w:rsid w:val="00FE426A"/>
    <w:rsid w:val="00FE54D4"/>
    <w:rsid w:val="00FF08FB"/>
    <w:rsid w:val="00FF0DF1"/>
    <w:rsid w:val="00FF1E44"/>
    <w:rsid w:val="00FF2AC2"/>
    <w:rsid w:val="00FF4043"/>
    <w:rsid w:val="00FF4504"/>
    <w:rsid w:val="00FF59C2"/>
    <w:rsid w:val="00FF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CBB39096-EE28-48A4-B8DF-34403F28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5D74BB"/>
    <w:pPr>
      <w:keepLines w:val="0"/>
      <w:tabs>
        <w:tab w:val="left" w:pos="720"/>
      </w:tabs>
      <w:spacing w:before="240"/>
      <w:outlineLvl w:val="0"/>
      <w:pPrChange w:id="0" w:author="Dalton Solano dos Reis" w:date="2023-12-05T10:34:00Z">
        <w:pPr>
          <w:keepNext/>
          <w:numPr>
            <w:numId w:val="1"/>
          </w:numPr>
          <w:tabs>
            <w:tab w:val="left" w:pos="720"/>
          </w:tabs>
          <w:spacing w:before="240"/>
          <w:outlineLvl w:val="0"/>
        </w:pPr>
      </w:pPrChange>
    </w:pPr>
    <w:rPr>
      <w:b/>
      <w:caps/>
      <w:kern w:val="28"/>
      <w:sz w:val="20"/>
      <w:szCs w:val="20"/>
      <w:rPrChange w:id="0" w:author="Dalton Solano dos Reis" w:date="2023-12-05T10:34:00Z">
        <w:rPr>
          <w:b/>
          <w:caps/>
          <w:kern w:val="28"/>
          <w:lang w:val="pt-BR" w:eastAsia="pt-BR" w:bidi="ar-SA"/>
        </w:rPr>
      </w:rPrChange>
    </w:rPr>
  </w:style>
  <w:style w:type="paragraph" w:styleId="Ttulo2">
    <w:name w:val="heading 2"/>
    <w:aliases w:val="TF-TÍTULO 2"/>
    <w:next w:val="TF-TEXTO"/>
    <w:autoRedefine/>
    <w:qFormat/>
    <w:rsid w:val="00E1486F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customStyle="1" w:styleId="TF-AUTOR">
    <w:name w:val="TF-AUTOR"/>
    <w:basedOn w:val="Normal"/>
    <w:rsid w:val="0094550B"/>
    <w:pPr>
      <w:spacing w:before="120"/>
      <w:jc w:val="center"/>
    </w:pPr>
    <w:rPr>
      <w:color w:val="000000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31DD7"/>
    <w:rPr>
      <w:color w:val="605E5C"/>
      <w:shd w:val="clear" w:color="auto" w:fill="E1DFDD"/>
    </w:rPr>
  </w:style>
  <w:style w:type="paragraph" w:customStyle="1" w:styleId="TF-xAvalTTULO">
    <w:name w:val="TF-xAval TÍTULO"/>
    <w:basedOn w:val="Normal"/>
    <w:rsid w:val="006B5B76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CdigoHTML">
    <w:name w:val="HTML Code"/>
    <w:basedOn w:val="Fontepargpadro"/>
    <w:uiPriority w:val="99"/>
    <w:semiHidden/>
    <w:unhideWhenUsed/>
    <w:rsid w:val="00FD0CEE"/>
    <w:rPr>
      <w:rFonts w:ascii="Courier New" w:eastAsia="Times New Roman" w:hAnsi="Courier New" w:cs="Courier New"/>
      <w:sz w:val="20"/>
      <w:szCs w:val="20"/>
    </w:rPr>
  </w:style>
  <w:style w:type="paragraph" w:styleId="Reviso">
    <w:name w:val="Revision"/>
    <w:hidden/>
    <w:uiPriority w:val="99"/>
    <w:semiHidden/>
    <w:rsid w:val="00DB708C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DB708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B70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B708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B708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B70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6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7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7978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18789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63685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2661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97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1077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0718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4137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9540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5811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3172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68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47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71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83395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3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179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46684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4761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441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79594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131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37657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4569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6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608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91808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57004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1323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183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7972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8936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0730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2260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8226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9791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4324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9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79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41150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35679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0186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528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5031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14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220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605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1566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3054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6852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4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45485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3834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799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203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3502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30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8818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1342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4222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1974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5545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2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8106</Words>
  <Characters>43774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5</cp:revision>
  <cp:lastPrinted>2013-08-27T11:47:00Z</cp:lastPrinted>
  <dcterms:created xsi:type="dcterms:W3CDTF">2023-12-01T11:02:00Z</dcterms:created>
  <dcterms:modified xsi:type="dcterms:W3CDTF">2023-12-05T18:02:00Z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