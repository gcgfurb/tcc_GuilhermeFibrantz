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16A1172A" w14:textId="77777777" w:rsidTr="008F7CE2">
        <w:tc>
          <w:tcPr>
            <w:tcW w:w="9072" w:type="dxa"/>
            <w:gridSpan w:val="2"/>
            <w:shd w:val="clear" w:color="auto" w:fill="auto"/>
          </w:tcPr>
          <w:p w14:paraId="27F900D1" w14:textId="77777777" w:rsidR="00F0030C" w:rsidRDefault="00F0030C">
            <w:pPr>
              <w:pStyle w:val="Cabealho"/>
              <w:tabs>
                <w:tab w:val="clear" w:pos="8640"/>
                <w:tab w:val="right" w:pos="8931"/>
              </w:tabs>
              <w:ind w:right="141"/>
              <w:jc w:val="center"/>
              <w:rPr>
                <w:rStyle w:val="Nmerodepgina"/>
              </w:rPr>
            </w:pPr>
            <w:bookmarkStart w:id="2" w:name="_Toc420723208"/>
            <w:bookmarkStart w:id="3" w:name="_Toc482682369"/>
            <w:bookmarkStart w:id="4" w:name="_Toc54164903"/>
            <w:bookmarkStart w:id="5" w:name="_Toc54165663"/>
            <w:bookmarkStart w:id="6" w:name="_Toc54169315"/>
            <w:bookmarkStart w:id="7" w:name="_Toc96347419"/>
            <w:bookmarkStart w:id="8" w:name="_Toc96357709"/>
            <w:bookmarkStart w:id="9" w:name="_Toc96491849"/>
            <w:bookmarkStart w:id="10" w:name="_Toc411603089"/>
            <w:r>
              <w:rPr>
                <w:rStyle w:val="Nmerodepgina"/>
              </w:rPr>
              <w:t>CURSO DE CIÊNCIA DA COMPUTAÇÃO – TCC</w:t>
            </w:r>
          </w:p>
        </w:tc>
      </w:tr>
      <w:tr w:rsidR="00F0030C" w14:paraId="69160EAA" w14:textId="77777777" w:rsidTr="008F7CE2">
        <w:tc>
          <w:tcPr>
            <w:tcW w:w="5387" w:type="dxa"/>
            <w:shd w:val="clear" w:color="auto" w:fill="auto"/>
          </w:tcPr>
          <w:p w14:paraId="3D025371" w14:textId="55DBC4FC" w:rsidR="00F0030C" w:rsidRPr="003C5262" w:rsidRDefault="00F0030C">
            <w:pPr>
              <w:pStyle w:val="Cabealho"/>
              <w:tabs>
                <w:tab w:val="clear" w:pos="8640"/>
                <w:tab w:val="right" w:pos="8931"/>
              </w:tabs>
              <w:ind w:right="141"/>
            </w:pPr>
            <w:r>
              <w:rPr>
                <w:rStyle w:val="Nmerodepgina"/>
              </w:rPr>
              <w:t>( </w:t>
            </w:r>
            <w:r w:rsidR="008B7491">
              <w:rPr>
                <w:rStyle w:val="Nmerodepgina"/>
              </w:rPr>
              <w:t>X</w:t>
            </w:r>
            <w:r>
              <w:rPr>
                <w:rStyle w:val="Nmerodepgina"/>
              </w:rPr>
              <w:t> ) PRÉ-PROJETO     (</w:t>
            </w:r>
            <w:r>
              <w:t xml:space="preserve">     ) </w:t>
            </w:r>
            <w:r>
              <w:rPr>
                <w:rStyle w:val="Nmerodepgina"/>
              </w:rPr>
              <w:t xml:space="preserve">PROJETO </w:t>
            </w:r>
          </w:p>
        </w:tc>
        <w:tc>
          <w:tcPr>
            <w:tcW w:w="3685" w:type="dxa"/>
            <w:shd w:val="clear" w:color="auto" w:fill="auto"/>
          </w:tcPr>
          <w:p w14:paraId="1D47DDD6" w14:textId="76BC3335" w:rsidR="00F0030C" w:rsidRDefault="00F0030C">
            <w:pPr>
              <w:pStyle w:val="Cabealho"/>
              <w:tabs>
                <w:tab w:val="clear" w:pos="8640"/>
                <w:tab w:val="right" w:pos="8931"/>
              </w:tabs>
              <w:ind w:right="141"/>
              <w:rPr>
                <w:rStyle w:val="Nmerodepgina"/>
              </w:rPr>
            </w:pPr>
            <w:r>
              <w:rPr>
                <w:rStyle w:val="Nmerodepgina"/>
              </w:rPr>
              <w:t xml:space="preserve">ANO/SEMESTRE: </w:t>
            </w:r>
            <w:r w:rsidR="002F6021">
              <w:rPr>
                <w:rStyle w:val="Nmerodepgina"/>
              </w:rPr>
              <w:t>2023</w:t>
            </w:r>
            <w:r>
              <w:rPr>
                <w:rStyle w:val="Nmerodepgina"/>
              </w:rPr>
              <w:t>/</w:t>
            </w:r>
            <w:r w:rsidR="002F6021">
              <w:rPr>
                <w:rStyle w:val="Nmerodepgina"/>
              </w:rPr>
              <w:t>1</w:t>
            </w:r>
          </w:p>
        </w:tc>
      </w:tr>
    </w:tbl>
    <w:p w14:paraId="0E3D8B3E" w14:textId="77777777" w:rsidR="00F0030C" w:rsidRDefault="00F0030C" w:rsidP="001E682E">
      <w:pPr>
        <w:pStyle w:val="TF-TTULO"/>
      </w:pPr>
    </w:p>
    <w:p w14:paraId="501BBF9A" w14:textId="77777777" w:rsidR="009630A2" w:rsidRDefault="009630A2" w:rsidP="00752038">
      <w:pPr>
        <w:pStyle w:val="TF-AUTOR0"/>
        <w:rPr>
          <w:b/>
          <w:caps/>
          <w:color w:val="auto"/>
          <w:sz w:val="24"/>
        </w:rPr>
      </w:pPr>
      <w:r w:rsidRPr="009630A2">
        <w:rPr>
          <w:b/>
          <w:caps/>
          <w:color w:val="auto"/>
          <w:sz w:val="24"/>
        </w:rPr>
        <w:t>JOGO DE CONSCIENTIZAÇÃO NO TRÂNSITO UTILIZANDO A REALIDADE VIRTUAL IMERSIVA</w:t>
      </w:r>
    </w:p>
    <w:p w14:paraId="0AA923EA" w14:textId="75156049" w:rsidR="001E682E" w:rsidRDefault="008E5747" w:rsidP="00752038">
      <w:pPr>
        <w:pStyle w:val="TF-AUTOR0"/>
      </w:pPr>
      <w:r>
        <w:t>Guilherme Fibrantz</w:t>
      </w:r>
    </w:p>
    <w:p w14:paraId="15D37EA2" w14:textId="581C9F52" w:rsidR="001E682E" w:rsidRDefault="001E682E" w:rsidP="001E682E">
      <w:pPr>
        <w:pStyle w:val="TF-AUTOR0"/>
      </w:pPr>
      <w:r>
        <w:t>Prof.</w:t>
      </w:r>
      <w:r w:rsidR="008E5747">
        <w:t xml:space="preserve"> Dalton Solano dos Reis </w:t>
      </w:r>
      <w:r>
        <w:t>– Orientador</w:t>
      </w:r>
    </w:p>
    <w:p w14:paraId="401C6CA4" w14:textId="207652DB" w:rsidR="00F255FC" w:rsidRDefault="00F255FC" w:rsidP="009666BD">
      <w:pPr>
        <w:pStyle w:val="Ttulo1"/>
      </w:pPr>
      <w:commentRangeStart w:id="11"/>
      <w:r w:rsidRPr="007D10F2">
        <w:t xml:space="preserve">Introdução </w:t>
      </w:r>
      <w:bookmarkEnd w:id="2"/>
      <w:bookmarkEnd w:id="3"/>
      <w:bookmarkEnd w:id="4"/>
      <w:bookmarkEnd w:id="5"/>
      <w:bookmarkEnd w:id="6"/>
      <w:bookmarkEnd w:id="7"/>
      <w:bookmarkEnd w:id="8"/>
      <w:bookmarkEnd w:id="9"/>
      <w:bookmarkEnd w:id="10"/>
      <w:commentRangeEnd w:id="11"/>
      <w:r w:rsidR="008B6D51">
        <w:rPr>
          <w:rStyle w:val="Refdecomentrio"/>
          <w:b w:val="0"/>
          <w:caps w:val="0"/>
        </w:rPr>
        <w:commentReference w:id="11"/>
      </w:r>
    </w:p>
    <w:p w14:paraId="280FBB0C" w14:textId="766725B2" w:rsidR="000F06AC" w:rsidRDefault="006145AC" w:rsidP="00B4605D">
      <w:pPr>
        <w:pStyle w:val="TF-TEXTO"/>
      </w:pPr>
      <w:r w:rsidRPr="006145AC">
        <w:t xml:space="preserve">O trânsito é um tema de grande importância na sociedade contemporânea. O movimento de veículos e pedestres nas vias públicas é um fator que impacta diversos aspectos da vida urbana, </w:t>
      </w:r>
      <w:r w:rsidR="008D458D">
        <w:t xml:space="preserve">seja de </w:t>
      </w:r>
      <w:r w:rsidR="00356AC4">
        <w:t xml:space="preserve">maneira direta </w:t>
      </w:r>
      <w:r w:rsidR="008D458D">
        <w:t>ou</w:t>
      </w:r>
      <w:r w:rsidR="00356AC4">
        <w:t xml:space="preserve"> indireta</w:t>
      </w:r>
      <w:r w:rsidRPr="006145AC">
        <w:t xml:space="preserve">. </w:t>
      </w:r>
      <w:commentRangeStart w:id="12"/>
      <w:r w:rsidR="00B4605D">
        <w:t xml:space="preserve">Por isto, </w:t>
      </w:r>
      <w:r w:rsidR="00C6403D">
        <w:t>a</w:t>
      </w:r>
      <w:r w:rsidR="006A7C44" w:rsidRPr="006A7C44">
        <w:t xml:space="preserve"> educação no trânsito </w:t>
      </w:r>
      <w:r w:rsidR="00B4605D">
        <w:t xml:space="preserve">constitui um fator fundamental </w:t>
      </w:r>
      <w:r w:rsidR="006A7C44" w:rsidRPr="006A7C44">
        <w:t>para a formação de condutores mais conscientes e responsáveis, contribuindo para a redução dos índices de acidentes e mortes nas vias públicas</w:t>
      </w:r>
      <w:r w:rsidR="00621EB9">
        <w:t>.</w:t>
      </w:r>
      <w:r w:rsidR="00B4605D">
        <w:t xml:space="preserve"> </w:t>
      </w:r>
      <w:commentRangeEnd w:id="12"/>
      <w:r w:rsidR="007F40A0">
        <w:rPr>
          <w:rStyle w:val="Refdecomentrio"/>
        </w:rPr>
        <w:commentReference w:id="12"/>
      </w:r>
      <w:r w:rsidR="00B4605D">
        <w:t>Afinal, s</w:t>
      </w:r>
      <w:r w:rsidR="000F06AC">
        <w:t>egundo a Organização Mundial da Saúde (OM</w:t>
      </w:r>
      <w:r w:rsidR="001E0832">
        <w:t xml:space="preserve">S) </w:t>
      </w:r>
      <w:r w:rsidR="001E0832" w:rsidRPr="001E0832">
        <w:t xml:space="preserve">os óbitos e </w:t>
      </w:r>
      <w:r w:rsidR="00B408CC">
        <w:t xml:space="preserve">os </w:t>
      </w:r>
      <w:r w:rsidR="001E0832">
        <w:t xml:space="preserve">ferimentos </w:t>
      </w:r>
      <w:r w:rsidR="001E0832" w:rsidRPr="001E0832">
        <w:t>resultantes de acidentes de trânsito representam uma das maiores ameaças ao progresso sustentável das nações</w:t>
      </w:r>
      <w:r w:rsidR="00DF4704">
        <w:t>. “Em todo o mundo, os sinistros de trânsito causam aproximadamente 1,3 milhão de mortes evitáveis e cerca de 50 milhões de feridos por ano – tornando-os a principal causa de mortes de crianças e jovens em todo o mundo</w:t>
      </w:r>
      <w:ins w:id="13" w:author="Simone Erbs da Costa" w:date="2023-05-11T10:40:00Z">
        <w:r w:rsidR="00AC7BFE">
          <w:t>.</w:t>
        </w:r>
      </w:ins>
      <w:r w:rsidR="00DF4704">
        <w:t>”</w:t>
      </w:r>
      <w:r w:rsidR="00A16667">
        <w:t xml:space="preserve"> (OMS, 2021, p. </w:t>
      </w:r>
      <w:del w:id="14" w:author="Simone Erbs da Costa" w:date="2023-05-11T10:37:00Z">
        <w:r w:rsidR="00A16667" w:rsidDel="007F40A0">
          <w:delText>0</w:delText>
        </w:r>
      </w:del>
      <w:r w:rsidR="00A16667">
        <w:t>6)</w:t>
      </w:r>
      <w:r w:rsidR="00DF4704">
        <w:t>.</w:t>
      </w:r>
    </w:p>
    <w:p w14:paraId="443E19F3" w14:textId="734A5AB5" w:rsidR="007B255C" w:rsidRDefault="00EB7125" w:rsidP="002534FA">
      <w:pPr>
        <w:pStyle w:val="TF-TEXTO"/>
      </w:pPr>
      <w:commentRangeStart w:id="15"/>
      <w:r>
        <w:t xml:space="preserve">Uma das </w:t>
      </w:r>
      <w:r w:rsidR="00B4605D">
        <w:t xml:space="preserve">estratégias mais eficazes de modificar esta </w:t>
      </w:r>
      <w:r w:rsidR="00056B3F">
        <w:t xml:space="preserve">situação é a </w:t>
      </w:r>
      <w:r w:rsidR="00082C7A">
        <w:t xml:space="preserve">mudança do comportamento dos cidadãos, </w:t>
      </w:r>
      <w:r w:rsidR="001C62C3">
        <w:t xml:space="preserve">influindo no processo de segurança de todos. </w:t>
      </w:r>
    </w:p>
    <w:p w14:paraId="419823B9" w14:textId="5F917078" w:rsidR="00085D52" w:rsidRDefault="00F961C5" w:rsidP="007B255C">
      <w:pPr>
        <w:pStyle w:val="TF-CITAO"/>
      </w:pPr>
      <w:r w:rsidRPr="007B255C">
        <w:t xml:space="preserve">No trânsito, o comportamento do cidadão influi diretamente no processo de segurança de todos. Portanto, para haver harmonia é necessário que o homem tenha formação ética e moral, porém muitas vezes esses valores não são reconhecidos no seio familiar, assim é no ambiente escolar que surge a formação de princípios tão importantes para a vida individual e coletiva (MIRANDA, 2016, p. </w:t>
      </w:r>
      <w:del w:id="16" w:author="Simone Erbs da Costa" w:date="2023-05-11T10:37:00Z">
        <w:r w:rsidRPr="007B255C" w:rsidDel="007F40A0">
          <w:delText>0</w:delText>
        </w:r>
      </w:del>
      <w:r w:rsidRPr="007B255C">
        <w:t>9).</w:t>
      </w:r>
      <w:commentRangeEnd w:id="15"/>
      <w:r w:rsidR="007F40A0">
        <w:rPr>
          <w:rStyle w:val="Refdecomentrio"/>
        </w:rPr>
        <w:commentReference w:id="15"/>
      </w:r>
    </w:p>
    <w:p w14:paraId="0F2A300C" w14:textId="6F2B99A2" w:rsidR="00307E55" w:rsidRDefault="00B4605D" w:rsidP="00307E55">
      <w:pPr>
        <w:pStyle w:val="TF-TEXTO"/>
      </w:pPr>
      <w:r>
        <w:t xml:space="preserve">O caso do Brasil não é diferente. </w:t>
      </w:r>
      <w:r w:rsidR="00307E55">
        <w:t>Como</w:t>
      </w:r>
      <w:r>
        <w:t xml:space="preserve"> assinala</w:t>
      </w:r>
      <w:r w:rsidR="00307E55">
        <w:t xml:space="preserve"> </w:t>
      </w:r>
      <w:commentRangeStart w:id="17"/>
      <w:r w:rsidR="00307E55">
        <w:t>Junior (2019)</w:t>
      </w:r>
      <w:commentRangeEnd w:id="17"/>
      <w:r w:rsidR="007F40A0">
        <w:rPr>
          <w:rStyle w:val="Refdecomentrio"/>
        </w:rPr>
        <w:commentReference w:id="17"/>
      </w:r>
      <w:r w:rsidR="00307E55">
        <w:t xml:space="preserve">, no cenário nacional lamentavelmente se evidencia a ideia de observar as normas de trânsito apenas para evitar multas. </w:t>
      </w:r>
      <w:commentRangeStart w:id="18"/>
      <w:r>
        <w:t xml:space="preserve">Por isto, </w:t>
      </w:r>
      <w:r w:rsidR="00C6403D">
        <w:t>é</w:t>
      </w:r>
      <w:r w:rsidR="00307E55">
        <w:t xml:space="preserve"> </w:t>
      </w:r>
      <w:r w:rsidR="00307E55" w:rsidRPr="00150635">
        <w:t xml:space="preserve">preciso implementar ações educativas positivas, promovidas por órgãos executivos de trânsito locais, </w:t>
      </w:r>
      <w:r w:rsidR="00307E55">
        <w:t>com o objetivo de</w:t>
      </w:r>
      <w:r w:rsidR="00307E55" w:rsidRPr="00150635">
        <w:t xml:space="preserve"> valorizar a prevenção de infrações de trânsito como uma atitude benéfica</w:t>
      </w:r>
      <w:r w:rsidR="00307E55">
        <w:t xml:space="preserve"> para a sociedade</w:t>
      </w:r>
      <w:r w:rsidR="00307E55" w:rsidRPr="00150635">
        <w:t xml:space="preserve">, e não </w:t>
      </w:r>
      <w:r w:rsidR="00307E55">
        <w:t xml:space="preserve">apenas </w:t>
      </w:r>
      <w:r w:rsidR="00307E55" w:rsidRPr="00150635">
        <w:t>com</w:t>
      </w:r>
      <w:r w:rsidR="00307E55">
        <w:t xml:space="preserve"> o intuito de evitar penalidades futuras</w:t>
      </w:r>
      <w:r w:rsidR="00307E55" w:rsidRPr="00150635">
        <w:t>.</w:t>
      </w:r>
      <w:commentRangeEnd w:id="18"/>
      <w:r w:rsidR="007F40A0">
        <w:rPr>
          <w:rStyle w:val="Refdecomentrio"/>
        </w:rPr>
        <w:commentReference w:id="18"/>
      </w:r>
    </w:p>
    <w:p w14:paraId="47F3C5AA" w14:textId="125811C4" w:rsidR="003773E6" w:rsidRDefault="00007AA8" w:rsidP="00112E79">
      <w:pPr>
        <w:pStyle w:val="TF-TEXTO"/>
      </w:pPr>
      <w:r>
        <w:t>D</w:t>
      </w:r>
      <w:r w:rsidRPr="00007AA8">
        <w:t xml:space="preserve">iversas abordagens podem ser utilizadas para a </w:t>
      </w:r>
      <w:r>
        <w:t>incluir a</w:t>
      </w:r>
      <w:r w:rsidRPr="00007AA8">
        <w:t xml:space="preserve"> educação para o trânsito em sala de aula, dentre as quais </w:t>
      </w:r>
      <w:r w:rsidR="00652508">
        <w:t xml:space="preserve">figuram em destaque os </w:t>
      </w:r>
      <w:r w:rsidRPr="00007AA8">
        <w:t xml:space="preserve">jogos </w:t>
      </w:r>
      <w:r w:rsidR="00B4605D" w:rsidRPr="00007AA8">
        <w:t>digitais</w:t>
      </w:r>
      <w:r w:rsidR="00B4605D">
        <w:t>. Conforme indica</w:t>
      </w:r>
      <w:r w:rsidR="003773E6">
        <w:t xml:space="preserve"> </w:t>
      </w:r>
      <w:commentRangeStart w:id="19"/>
      <w:r w:rsidR="003773E6">
        <w:t>Prensky (2001</w:t>
      </w:r>
      <w:r w:rsidR="00E44694">
        <w:t xml:space="preserve">), </w:t>
      </w:r>
      <w:commentRangeEnd w:id="19"/>
      <w:r w:rsidR="007F40A0">
        <w:rPr>
          <w:rStyle w:val="Refdecomentrio"/>
        </w:rPr>
        <w:commentReference w:id="19"/>
      </w:r>
      <w:r w:rsidR="00E44694">
        <w:t>os</w:t>
      </w:r>
      <w:r w:rsidR="003773E6">
        <w:t xml:space="preserve"> jogos não são o único caminho para melhorar o</w:t>
      </w:r>
      <w:r w:rsidR="00507B38">
        <w:t xml:space="preserve"> contexto </w:t>
      </w:r>
      <w:r w:rsidR="00E44694">
        <w:t>educacional</w:t>
      </w:r>
      <w:r w:rsidR="00B4605D">
        <w:t>. Porém,</w:t>
      </w:r>
      <w:r w:rsidR="002F1BD4" w:rsidRPr="002F1BD4">
        <w:t xml:space="preserve"> os jogos eletrônicos são um dos elementos necessários para </w:t>
      </w:r>
      <w:r w:rsidR="00110494">
        <w:t>instigar</w:t>
      </w:r>
      <w:r w:rsidR="002F1BD4" w:rsidRPr="002F1BD4">
        <w:t xml:space="preserve"> as novas gerações a se interessarem pelos temas abordados em sala de aula.</w:t>
      </w:r>
      <w:r w:rsidR="00AE7C0A">
        <w:t xml:space="preserve"> </w:t>
      </w:r>
      <w:r w:rsidR="00120323" w:rsidRPr="00120323">
        <w:t>A possibilidade de interagir em um ambiente lúdico e controlar as situações vivenciadas, bem como a perspectiva de avançar para níveis mais altos conforme seu desempenho, é capaz de gerar motivação no aluno por meio dos jogos eletrônicos</w:t>
      </w:r>
      <w:r w:rsidR="00195C15">
        <w:t xml:space="preserve"> (SILVA </w:t>
      </w:r>
      <w:r w:rsidR="00195C15" w:rsidRPr="00195C15">
        <w:rPr>
          <w:i/>
          <w:iCs/>
        </w:rPr>
        <w:t>et al.</w:t>
      </w:r>
      <w:r w:rsidR="00195C15">
        <w:t>,</w:t>
      </w:r>
      <w:r w:rsidR="009362E3">
        <w:t xml:space="preserve"> </w:t>
      </w:r>
      <w:r w:rsidR="00195C15">
        <w:t>2014).</w:t>
      </w:r>
    </w:p>
    <w:p w14:paraId="7BE26674" w14:textId="086E2CDF" w:rsidR="00F562C2" w:rsidRDefault="00BB5225" w:rsidP="00BB5225">
      <w:pPr>
        <w:pStyle w:val="TF-TEXTO"/>
      </w:pPr>
      <w:commentRangeStart w:id="20"/>
      <w:r>
        <w:rPr>
          <w:shd w:val="clear" w:color="auto" w:fill="FFFFFF"/>
        </w:rPr>
        <w:t xml:space="preserve">Para </w:t>
      </w:r>
      <w:r w:rsidRPr="007F40A0">
        <w:rPr>
          <w:highlight w:val="yellow"/>
          <w:shd w:val="clear" w:color="auto" w:fill="FFFFFF"/>
          <w:rPrChange w:id="21" w:author="Simone Erbs da Costa" w:date="2023-05-11T10:36:00Z">
            <w:rPr>
              <w:shd w:val="clear" w:color="auto" w:fill="FFFFFF"/>
            </w:rPr>
          </w:rPrChange>
        </w:rPr>
        <w:t>aprimorar</w:t>
      </w:r>
      <w:r>
        <w:rPr>
          <w:shd w:val="clear" w:color="auto" w:fill="FFFFFF"/>
        </w:rPr>
        <w:t xml:space="preserve"> a experiência e</w:t>
      </w:r>
      <w:r w:rsidR="00707431">
        <w:rPr>
          <w:shd w:val="clear" w:color="auto" w:fill="FFFFFF"/>
        </w:rPr>
        <w:t xml:space="preserve"> promover a</w:t>
      </w:r>
      <w:r>
        <w:rPr>
          <w:shd w:val="clear" w:color="auto" w:fill="FFFFFF"/>
        </w:rPr>
        <w:t xml:space="preserve"> </w:t>
      </w:r>
      <w:r w:rsidR="00707431">
        <w:rPr>
          <w:shd w:val="clear" w:color="auto" w:fill="FFFFFF"/>
        </w:rPr>
        <w:t xml:space="preserve">instigação aos </w:t>
      </w:r>
      <w:r w:rsidR="00300156">
        <w:rPr>
          <w:shd w:val="clear" w:color="auto" w:fill="FFFFFF"/>
        </w:rPr>
        <w:t>usuário</w:t>
      </w:r>
      <w:r w:rsidR="00707431">
        <w:rPr>
          <w:shd w:val="clear" w:color="auto" w:fill="FFFFFF"/>
        </w:rPr>
        <w:t>s,</w:t>
      </w:r>
      <w:r w:rsidR="00300156">
        <w:rPr>
          <w:shd w:val="clear" w:color="auto" w:fill="FFFFFF"/>
        </w:rPr>
        <w:t xml:space="preserve"> pode</w:t>
      </w:r>
      <w:r w:rsidR="00BB7A6E">
        <w:rPr>
          <w:shd w:val="clear" w:color="auto" w:fill="FFFFFF"/>
        </w:rPr>
        <w:t>m</w:t>
      </w:r>
      <w:r w:rsidR="00300156">
        <w:rPr>
          <w:shd w:val="clear" w:color="auto" w:fill="FFFFFF"/>
        </w:rPr>
        <w:t xml:space="preserve"> se</w:t>
      </w:r>
      <w:r w:rsidR="00BB7A6E">
        <w:rPr>
          <w:shd w:val="clear" w:color="auto" w:fill="FFFFFF"/>
        </w:rPr>
        <w:t>r</w:t>
      </w:r>
      <w:r w:rsidR="00707431">
        <w:rPr>
          <w:shd w:val="clear" w:color="auto" w:fill="FFFFFF"/>
        </w:rPr>
        <w:t xml:space="preserve"> utiliza</w:t>
      </w:r>
      <w:r w:rsidR="00BB7A6E">
        <w:rPr>
          <w:shd w:val="clear" w:color="auto" w:fill="FFFFFF"/>
        </w:rPr>
        <w:t>das</w:t>
      </w:r>
      <w:r w:rsidR="00707431">
        <w:rPr>
          <w:shd w:val="clear" w:color="auto" w:fill="FFFFFF"/>
        </w:rPr>
        <w:t xml:space="preserve"> </w:t>
      </w:r>
      <w:r w:rsidR="00BB7A6E">
        <w:rPr>
          <w:shd w:val="clear" w:color="auto" w:fill="FFFFFF"/>
        </w:rPr>
        <w:t>t</w:t>
      </w:r>
      <w:r w:rsidR="00707431">
        <w:rPr>
          <w:shd w:val="clear" w:color="auto" w:fill="FFFFFF"/>
        </w:rPr>
        <w:t xml:space="preserve">ecnologias </w:t>
      </w:r>
      <w:r w:rsidR="004F7AC3">
        <w:rPr>
          <w:shd w:val="clear" w:color="auto" w:fill="FFFFFF"/>
        </w:rPr>
        <w:t>par</w:t>
      </w:r>
      <w:r w:rsidR="00354133">
        <w:rPr>
          <w:shd w:val="clear" w:color="auto" w:fill="FFFFFF"/>
        </w:rPr>
        <w:t>a</w:t>
      </w:r>
      <w:r w:rsidR="004F7AC3">
        <w:rPr>
          <w:shd w:val="clear" w:color="auto" w:fill="FFFFFF"/>
        </w:rPr>
        <w:t xml:space="preserve"> </w:t>
      </w:r>
      <w:r w:rsidR="004F7AC3" w:rsidRPr="007F40A0">
        <w:rPr>
          <w:highlight w:val="yellow"/>
          <w:shd w:val="clear" w:color="auto" w:fill="FFFFFF"/>
          <w:rPrChange w:id="22" w:author="Simone Erbs da Costa" w:date="2023-05-11T10:36:00Z">
            <w:rPr>
              <w:shd w:val="clear" w:color="auto" w:fill="FFFFFF"/>
            </w:rPr>
          </w:rPrChange>
        </w:rPr>
        <w:t>aprimorar</w:t>
      </w:r>
      <w:r w:rsidR="004F7AC3">
        <w:rPr>
          <w:shd w:val="clear" w:color="auto" w:fill="FFFFFF"/>
        </w:rPr>
        <w:t xml:space="preserve"> </w:t>
      </w:r>
      <w:commentRangeEnd w:id="20"/>
      <w:r w:rsidR="007F40A0">
        <w:rPr>
          <w:rStyle w:val="Refdecomentrio"/>
        </w:rPr>
        <w:commentReference w:id="20"/>
      </w:r>
      <w:r w:rsidR="004F7AC3">
        <w:rPr>
          <w:shd w:val="clear" w:color="auto" w:fill="FFFFFF"/>
        </w:rPr>
        <w:t xml:space="preserve">a interface entre o usuário e o sistema, como a </w:t>
      </w:r>
      <w:r w:rsidR="00B408CC">
        <w:rPr>
          <w:shd w:val="clear" w:color="auto" w:fill="FFFFFF"/>
        </w:rPr>
        <w:t>R</w:t>
      </w:r>
      <w:r w:rsidR="004F7AC3">
        <w:rPr>
          <w:shd w:val="clear" w:color="auto" w:fill="FFFFFF"/>
        </w:rPr>
        <w:t xml:space="preserve">ealidade </w:t>
      </w:r>
      <w:r w:rsidR="00B408CC">
        <w:rPr>
          <w:shd w:val="clear" w:color="auto" w:fill="FFFFFF"/>
        </w:rPr>
        <w:t>V</w:t>
      </w:r>
      <w:r w:rsidR="004F7AC3">
        <w:rPr>
          <w:shd w:val="clear" w:color="auto" w:fill="FFFFFF"/>
        </w:rPr>
        <w:t>irtual (RV).</w:t>
      </w:r>
      <w:r w:rsidR="00DD721D">
        <w:rPr>
          <w:shd w:val="clear" w:color="auto" w:fill="FFFFFF"/>
        </w:rPr>
        <w:t xml:space="preserve"> </w:t>
      </w:r>
      <w:r w:rsidR="00AE5DBA">
        <w:rPr>
          <w:shd w:val="clear" w:color="auto" w:fill="FFFFFF"/>
        </w:rPr>
        <w:t>Segundo Braga (</w:t>
      </w:r>
      <w:commentRangeStart w:id="23"/>
      <w:r w:rsidR="00AE5DBA">
        <w:rPr>
          <w:shd w:val="clear" w:color="auto" w:fill="FFFFFF"/>
        </w:rPr>
        <w:t xml:space="preserve">2001), </w:t>
      </w:r>
      <w:commentRangeEnd w:id="23"/>
      <w:r w:rsidR="007F40A0">
        <w:rPr>
          <w:rStyle w:val="Refdecomentrio"/>
        </w:rPr>
        <w:commentReference w:id="23"/>
      </w:r>
      <w:r w:rsidR="00C15BDF" w:rsidRPr="00C15BDF">
        <w:rPr>
          <w:shd w:val="clear" w:color="auto" w:fill="FFFFFF"/>
        </w:rPr>
        <w:t xml:space="preserve">a realidade virtual oferece a possibilidade de experimentar situações perigosas e difíceis, muitas vezes não </w:t>
      </w:r>
      <w:r w:rsidR="00CE2D1F">
        <w:rPr>
          <w:shd w:val="clear" w:color="auto" w:fill="FFFFFF"/>
        </w:rPr>
        <w:t xml:space="preserve">sendo </w:t>
      </w:r>
      <w:r w:rsidR="00C15BDF" w:rsidRPr="00C15BDF">
        <w:rPr>
          <w:shd w:val="clear" w:color="auto" w:fill="FFFFFF"/>
        </w:rPr>
        <w:t xml:space="preserve">possíveis de </w:t>
      </w:r>
      <w:r w:rsidR="0016596B">
        <w:rPr>
          <w:shd w:val="clear" w:color="auto" w:fill="FFFFFF"/>
        </w:rPr>
        <w:t xml:space="preserve">serem </w:t>
      </w:r>
      <w:r w:rsidR="00C15BDF" w:rsidRPr="00C15BDF">
        <w:rPr>
          <w:shd w:val="clear" w:color="auto" w:fill="FFFFFF"/>
        </w:rPr>
        <w:t>vivencia</w:t>
      </w:r>
      <w:r w:rsidR="0016596B">
        <w:rPr>
          <w:shd w:val="clear" w:color="auto" w:fill="FFFFFF"/>
        </w:rPr>
        <w:t>das</w:t>
      </w:r>
      <w:r w:rsidR="00C15BDF" w:rsidRPr="00C15BDF">
        <w:rPr>
          <w:shd w:val="clear" w:color="auto" w:fill="FFFFFF"/>
        </w:rPr>
        <w:t>, além de permitir que sejam abordados temas que apresentam desafios de aprendizagem e que podem ser impossíveis de serem demonstrados na vida real</w:t>
      </w:r>
      <w:r w:rsidR="00CE2D1F">
        <w:rPr>
          <w:shd w:val="clear" w:color="auto" w:fill="FFFFFF"/>
        </w:rPr>
        <w:t xml:space="preserve">. </w:t>
      </w:r>
      <w:r w:rsidR="00A1684D">
        <w:t>“</w:t>
      </w:r>
      <w:commentRangeStart w:id="24"/>
      <w:r w:rsidR="00FD5EC9">
        <w:t>Estando o usuário, envolvido e totalmente imerso no ambiente virtual, ele poderá desenvolver um comportamento natural e intuitivo, buscando agir como agiria no mundo real e através da interação receber resposta ideal para suas ações</w:t>
      </w:r>
      <w:ins w:id="25" w:author="Simone Erbs da Costa" w:date="2023-05-11T10:39:00Z">
        <w:r w:rsidR="00AC7BFE">
          <w:t>.</w:t>
        </w:r>
      </w:ins>
      <w:r w:rsidR="00A1684D">
        <w:t>”</w:t>
      </w:r>
      <w:r w:rsidR="00B4605D">
        <w:t xml:space="preserve"> </w:t>
      </w:r>
      <w:commentRangeEnd w:id="24"/>
      <w:r w:rsidR="00AC7BFE">
        <w:rPr>
          <w:rStyle w:val="Refdecomentrio"/>
        </w:rPr>
        <w:commentReference w:id="24"/>
      </w:r>
      <w:r w:rsidR="00BD1980">
        <w:t>(BRAGA,</w:t>
      </w:r>
      <w:r w:rsidR="00B4605D">
        <w:t xml:space="preserve"> </w:t>
      </w:r>
      <w:commentRangeStart w:id="26"/>
      <w:r w:rsidR="00BD1980">
        <w:t>2001,</w:t>
      </w:r>
      <w:r w:rsidR="00B4605D">
        <w:t xml:space="preserve"> </w:t>
      </w:r>
      <w:commentRangeEnd w:id="26"/>
      <w:r w:rsidR="007F40A0">
        <w:rPr>
          <w:rStyle w:val="Refdecomentrio"/>
        </w:rPr>
        <w:commentReference w:id="26"/>
      </w:r>
      <w:r w:rsidR="00BD1980">
        <w:t>p.</w:t>
      </w:r>
      <w:ins w:id="27" w:author="Simone Erbs da Costa" w:date="2023-05-11T10:39:00Z">
        <w:r w:rsidR="007F40A0">
          <w:t xml:space="preserve"> </w:t>
        </w:r>
      </w:ins>
      <w:r w:rsidR="00BD1980">
        <w:t>4)</w:t>
      </w:r>
      <w:r w:rsidR="00A1684D">
        <w:t>.</w:t>
      </w:r>
      <w:r w:rsidR="00EA06F6">
        <w:t xml:space="preserve"> </w:t>
      </w:r>
    </w:p>
    <w:p w14:paraId="5303D368" w14:textId="2EA99284" w:rsidR="00E44694" w:rsidRPr="00C6403D" w:rsidRDefault="003A4BD0" w:rsidP="00C6403D">
      <w:pPr>
        <w:pStyle w:val="TF-TEXTO"/>
      </w:pPr>
      <w:r w:rsidRPr="00C6403D">
        <w:t xml:space="preserve">Diante deste contexto, o presente trabalho propõe </w:t>
      </w:r>
      <w:del w:id="28" w:author="Simone Erbs da Costa" w:date="2023-05-11T10:41:00Z">
        <w:r w:rsidRPr="00C6403D" w:rsidDel="00AC7BFE">
          <w:delText>o desenvolvimento de</w:delText>
        </w:r>
      </w:del>
      <w:ins w:id="29" w:author="Simone Erbs da Costa" w:date="2023-05-11T10:41:00Z">
        <w:r w:rsidR="00AC7BFE">
          <w:t>disponibilizar</w:t>
        </w:r>
      </w:ins>
      <w:r w:rsidRPr="00C6403D">
        <w:t xml:space="preserve"> um aplicativo para o ensino da</w:t>
      </w:r>
      <w:r w:rsidR="00463446" w:rsidRPr="00C6403D">
        <w:t xml:space="preserve"> educação no trânsito com o auxílio da realidade virtual imersiva,</w:t>
      </w:r>
      <w:r w:rsidR="00283FC0" w:rsidRPr="00C6403D">
        <w:t xml:space="preserve"> </w:t>
      </w:r>
      <w:del w:id="30" w:author="Simone Erbs da Costa" w:date="2023-05-11T10:41:00Z">
        <w:r w:rsidR="00283FC0" w:rsidRPr="00C6403D" w:rsidDel="00AC7BFE">
          <w:delText>onde</w:delText>
        </w:r>
        <w:r w:rsidR="00463446" w:rsidRPr="00C6403D" w:rsidDel="00AC7BFE">
          <w:delText xml:space="preserve"> </w:delText>
        </w:r>
      </w:del>
      <w:ins w:id="31" w:author="Simone Erbs da Costa" w:date="2023-05-11T10:41:00Z">
        <w:r w:rsidR="00AC7BFE">
          <w:t>na qual</w:t>
        </w:r>
        <w:r w:rsidR="00AC7BFE" w:rsidRPr="00C6403D">
          <w:t xml:space="preserve"> </w:t>
        </w:r>
      </w:ins>
      <w:r w:rsidR="00283FC0" w:rsidRPr="00C6403D">
        <w:t xml:space="preserve">os indivíduos são incentivados a agir de maneira responsável e a adotar comportamentos </w:t>
      </w:r>
      <w:r w:rsidR="00AB4E7E" w:rsidRPr="00C6403D">
        <w:t>conscientes</w:t>
      </w:r>
      <w:r w:rsidR="00283FC0" w:rsidRPr="00C6403D">
        <w:t xml:space="preserve"> ​​e seguros.</w:t>
      </w:r>
    </w:p>
    <w:p w14:paraId="675E1703" w14:textId="40C64D0E" w:rsidR="00B76ABC" w:rsidRDefault="00DC5DAD" w:rsidP="009666BD">
      <w:pPr>
        <w:pStyle w:val="Ttulo2"/>
      </w:pPr>
      <w:r>
        <w:t>OBJETIVOS</w:t>
      </w:r>
    </w:p>
    <w:p w14:paraId="5EFE7C4E" w14:textId="693E8055" w:rsidR="00D80652" w:rsidRDefault="00472DDA" w:rsidP="00CB761B">
      <w:pPr>
        <w:pStyle w:val="TF-TEXTO"/>
      </w:pPr>
      <w:r>
        <w:t>O</w:t>
      </w:r>
      <w:r w:rsidR="00CB761B">
        <w:t xml:space="preserve"> objetivo d</w:t>
      </w:r>
      <w:r w:rsidR="000E45E8">
        <w:t>este</w:t>
      </w:r>
      <w:r w:rsidR="00CB761B">
        <w:t xml:space="preserve"> trabalho é </w:t>
      </w:r>
      <w:r w:rsidR="004977B8">
        <w:t>disponibilizar</w:t>
      </w:r>
      <w:r w:rsidR="00CB761B">
        <w:t xml:space="preserve"> um jogo </w:t>
      </w:r>
      <w:r w:rsidR="00446C2F">
        <w:t>para dispositivos móveis</w:t>
      </w:r>
      <w:r w:rsidR="00CB761B">
        <w:t xml:space="preserve"> </w:t>
      </w:r>
      <w:r w:rsidR="00EB40C9">
        <w:t xml:space="preserve">utilizando a </w:t>
      </w:r>
      <w:r w:rsidR="00183FDE">
        <w:t>r</w:t>
      </w:r>
      <w:r w:rsidR="00EB40C9">
        <w:t xml:space="preserve">ealidade </w:t>
      </w:r>
      <w:r w:rsidR="00183FDE">
        <w:t>v</w:t>
      </w:r>
      <w:r w:rsidR="00EB40C9">
        <w:t>irtual</w:t>
      </w:r>
      <w:r w:rsidR="00B408CC">
        <w:t xml:space="preserve"> </w:t>
      </w:r>
      <w:r w:rsidR="00183FDE">
        <w:t>i</w:t>
      </w:r>
      <w:r w:rsidR="00B408CC">
        <w:t>m</w:t>
      </w:r>
      <w:r w:rsidR="00397121">
        <w:t>ersiva</w:t>
      </w:r>
      <w:r w:rsidR="00C03416">
        <w:t xml:space="preserve">, fornecendo um meio lúdico </w:t>
      </w:r>
      <w:r w:rsidR="00164F57">
        <w:t xml:space="preserve">para o ensino de regras de trânsito e </w:t>
      </w:r>
      <w:r w:rsidR="00164F57" w:rsidRPr="00164F57">
        <w:t>conscientiza</w:t>
      </w:r>
      <w:r w:rsidR="0091241E">
        <w:t>ção</w:t>
      </w:r>
      <w:r w:rsidR="00164F57" w:rsidRPr="00164F57">
        <w:t xml:space="preserve"> a respeito da educação para o trânsito</w:t>
      </w:r>
      <w:r w:rsidR="00CB761B">
        <w:t xml:space="preserve">. </w:t>
      </w:r>
    </w:p>
    <w:p w14:paraId="4E3852D4" w14:textId="1AA8F653" w:rsidR="00CB761B" w:rsidRDefault="00CB761B" w:rsidP="00CB761B">
      <w:pPr>
        <w:pStyle w:val="TF-TEXTO"/>
      </w:pPr>
      <w:r>
        <w:t>Os objetivos específicos são:</w:t>
      </w:r>
    </w:p>
    <w:p w14:paraId="6B05A15D" w14:textId="712C5EE2" w:rsidR="000D138D" w:rsidRDefault="00397121" w:rsidP="00044738">
      <w:pPr>
        <w:pStyle w:val="TF-ALNEA"/>
      </w:pPr>
      <w:commentRangeStart w:id="32"/>
      <w:r>
        <w:t>d</w:t>
      </w:r>
      <w:r w:rsidR="00A03118">
        <w:t>esenvolver</w:t>
      </w:r>
      <w:commentRangeEnd w:id="32"/>
      <w:r w:rsidR="00AC7BFE">
        <w:rPr>
          <w:rStyle w:val="Refdecomentrio"/>
        </w:rPr>
        <w:commentReference w:id="32"/>
      </w:r>
      <w:r w:rsidR="00752EC7">
        <w:t xml:space="preserve"> </w:t>
      </w:r>
      <w:r w:rsidR="00D515D4">
        <w:t>um ambiente virtual imersivo simulando o trânsito de uma cidade</w:t>
      </w:r>
      <w:r w:rsidR="00742793">
        <w:t>;</w:t>
      </w:r>
    </w:p>
    <w:p w14:paraId="3D03ECAA" w14:textId="2D384E24" w:rsidR="009D76F9" w:rsidRDefault="00397121" w:rsidP="00044738">
      <w:pPr>
        <w:pStyle w:val="TF-ALNEA"/>
      </w:pPr>
      <w:r>
        <w:t>i</w:t>
      </w:r>
      <w:r w:rsidR="0056192D">
        <w:t>nstruir e c</w:t>
      </w:r>
      <w:r w:rsidR="00D4541B">
        <w:t xml:space="preserve">onscientizar o usuário baseado nas </w:t>
      </w:r>
      <w:r w:rsidR="00AB4E7E">
        <w:t xml:space="preserve">suas </w:t>
      </w:r>
      <w:r w:rsidR="00D4541B">
        <w:t xml:space="preserve">ações tomadas </w:t>
      </w:r>
      <w:r w:rsidR="0056192D">
        <w:t>no jogo</w:t>
      </w:r>
      <w:r w:rsidR="0026307C">
        <w:t>;</w:t>
      </w:r>
    </w:p>
    <w:p w14:paraId="49890288" w14:textId="65ED654C" w:rsidR="0001507B" w:rsidRDefault="00397121" w:rsidP="00044738">
      <w:pPr>
        <w:pStyle w:val="TF-ALNEA"/>
      </w:pPr>
      <w:r>
        <w:lastRenderedPageBreak/>
        <w:t>o</w:t>
      </w:r>
      <w:r w:rsidR="009A5B4E">
        <w:t xml:space="preserve">ferecer </w:t>
      </w:r>
      <w:r w:rsidR="0002733A">
        <w:t xml:space="preserve">cenas </w:t>
      </w:r>
      <w:r w:rsidR="009A5B4E">
        <w:t>variad</w:t>
      </w:r>
      <w:r w:rsidR="0002733A">
        <w:t>a</w:t>
      </w:r>
      <w:r w:rsidR="009A5B4E">
        <w:t xml:space="preserve">s, a </w:t>
      </w:r>
      <w:r w:rsidR="00C332B0">
        <w:t xml:space="preserve">partir de </w:t>
      </w:r>
      <w:r w:rsidR="00747D67">
        <w:t xml:space="preserve">diferentes </w:t>
      </w:r>
      <w:r w:rsidR="00D82EAA">
        <w:t>situações</w:t>
      </w:r>
      <w:r w:rsidR="00C332B0">
        <w:t xml:space="preserve"> </w:t>
      </w:r>
      <w:r w:rsidR="000C4DAF">
        <w:t>vivenciadas</w:t>
      </w:r>
      <w:r w:rsidR="00C332B0">
        <w:t xml:space="preserve"> no trânsito</w:t>
      </w:r>
      <w:r w:rsidR="00856C2B">
        <w:t>;</w:t>
      </w:r>
    </w:p>
    <w:p w14:paraId="6EFF9639" w14:textId="6B37A3AF" w:rsidR="0001507B" w:rsidRPr="00CB761B" w:rsidRDefault="00397121" w:rsidP="006E491D">
      <w:pPr>
        <w:pStyle w:val="TF-ALNEA"/>
      </w:pPr>
      <w:r>
        <w:t>a</w:t>
      </w:r>
      <w:r w:rsidR="00D82EAA">
        <w:t>nalisar a possibilidade de utilização do aplicativo nas escolas</w:t>
      </w:r>
      <w:r w:rsidR="00856C2B">
        <w:t>.</w:t>
      </w:r>
    </w:p>
    <w:p w14:paraId="6B0A09B4" w14:textId="77777777" w:rsidR="00A44581" w:rsidRDefault="00A44581" w:rsidP="009666BD">
      <w:pPr>
        <w:pStyle w:val="Ttulo1"/>
      </w:pPr>
      <w:bookmarkStart w:id="33" w:name="_Toc419598587"/>
      <w:commentRangeStart w:id="34"/>
      <w:r>
        <w:t xml:space="preserve">trabalhos </w:t>
      </w:r>
      <w:r w:rsidRPr="00FC4A9F">
        <w:t>correlatos</w:t>
      </w:r>
      <w:commentRangeEnd w:id="34"/>
      <w:r w:rsidR="008B6D51">
        <w:rPr>
          <w:rStyle w:val="Refdecomentrio"/>
          <w:b w:val="0"/>
          <w:caps w:val="0"/>
        </w:rPr>
        <w:commentReference w:id="34"/>
      </w:r>
    </w:p>
    <w:p w14:paraId="2B11AC37" w14:textId="74DBC5B1" w:rsidR="00870802" w:rsidRPr="00363FA3" w:rsidRDefault="00363FA3" w:rsidP="00363FA3">
      <w:pPr>
        <w:pStyle w:val="TF-TEXTO"/>
      </w:pPr>
      <w:r w:rsidRPr="00363FA3">
        <w:t>Nest</w:t>
      </w:r>
      <w:r w:rsidR="00397121">
        <w:t>a</w:t>
      </w:r>
      <w:r w:rsidRPr="00363FA3">
        <w:t xml:space="preserve"> </w:t>
      </w:r>
      <w:r w:rsidR="00397121">
        <w:t>seção</w:t>
      </w:r>
      <w:r w:rsidRPr="00363FA3">
        <w:t xml:space="preserve"> são apresentados trabalhos com características semelhantes aos principais objetivos do</w:t>
      </w:r>
      <w:r>
        <w:t xml:space="preserve"> </w:t>
      </w:r>
      <w:r w:rsidRPr="00363FA3">
        <w:t>estudo proposto</w:t>
      </w:r>
      <w:r>
        <w:t xml:space="preserve">. </w:t>
      </w:r>
      <w:r w:rsidR="00B4605D">
        <w:t>Neste sentido, a</w:t>
      </w:r>
      <w:r>
        <w:t xml:space="preserve"> s</w:t>
      </w:r>
      <w:r w:rsidR="00397121">
        <w:t>ubse</w:t>
      </w:r>
      <w:r>
        <w:t xml:space="preserve">ção 2.1 </w:t>
      </w:r>
      <w:r w:rsidR="00F318E0">
        <w:t xml:space="preserve">aborda o desenvolvimento de um jogo para o </w:t>
      </w:r>
      <w:r w:rsidR="00D2576B">
        <w:t xml:space="preserve">ensino </w:t>
      </w:r>
      <w:r w:rsidR="00D53983">
        <w:t>da educação no trânsito no ensino fundamental (</w:t>
      </w:r>
      <w:r w:rsidR="00222ADE">
        <w:t xml:space="preserve">SANTANA; </w:t>
      </w:r>
      <w:r w:rsidR="009C09AF">
        <w:t xml:space="preserve">TRONTO; SOUSA, </w:t>
      </w:r>
      <w:r w:rsidR="00D53983">
        <w:t>2018)</w:t>
      </w:r>
      <w:r w:rsidR="009C09AF">
        <w:t xml:space="preserve">. Na </w:t>
      </w:r>
      <w:r w:rsidR="007C19C6">
        <w:t>sub</w:t>
      </w:r>
      <w:r w:rsidR="009C09AF">
        <w:t xml:space="preserve">seção 2.2 é </w:t>
      </w:r>
      <w:r w:rsidR="00DE6D2D">
        <w:t xml:space="preserve">apresentado </w:t>
      </w:r>
      <w:r w:rsidR="005B2554">
        <w:t>o desenvolvimento de um</w:t>
      </w:r>
      <w:r w:rsidR="00F71580">
        <w:t xml:space="preserve">a ferramenta </w:t>
      </w:r>
      <w:r w:rsidR="005B2554">
        <w:t xml:space="preserve">utilizando a realidade virtual </w:t>
      </w:r>
      <w:r w:rsidR="008D7F98">
        <w:t xml:space="preserve">para </w:t>
      </w:r>
      <w:r w:rsidR="0029531E">
        <w:t>avaliar as situações de risco</w:t>
      </w:r>
      <w:r w:rsidR="00315A50">
        <w:t xml:space="preserve"> e antecipação de perigos</w:t>
      </w:r>
      <w:r w:rsidR="0029531E">
        <w:t xml:space="preserve"> </w:t>
      </w:r>
      <w:r w:rsidR="00315A50">
        <w:t>no trânsito para jovens ciclistas</w:t>
      </w:r>
      <w:r w:rsidR="00BE6640">
        <w:t xml:space="preserve"> (ZEUWTS</w:t>
      </w:r>
      <w:r w:rsidR="00BE6640" w:rsidRPr="00DE2819">
        <w:t xml:space="preserve"> </w:t>
      </w:r>
      <w:r w:rsidR="00BE6640" w:rsidRPr="00DE2819">
        <w:rPr>
          <w:i/>
          <w:iCs/>
        </w:rPr>
        <w:t>et al.</w:t>
      </w:r>
      <w:r w:rsidR="00BE6640">
        <w:t>,</w:t>
      </w:r>
      <w:r w:rsidR="00BA1F3B">
        <w:t xml:space="preserve"> </w:t>
      </w:r>
      <w:r w:rsidR="00BE6640" w:rsidRPr="00DE2819">
        <w:t>202</w:t>
      </w:r>
      <w:r w:rsidR="00DB4B57">
        <w:t>3</w:t>
      </w:r>
      <w:r w:rsidR="00BE6640">
        <w:t>)</w:t>
      </w:r>
      <w:r w:rsidR="00315A50">
        <w:t xml:space="preserve">.  </w:t>
      </w:r>
      <w:r w:rsidR="00E35B59">
        <w:t>Por fim, a</w:t>
      </w:r>
      <w:r w:rsidR="00BE6640">
        <w:t xml:space="preserve"> </w:t>
      </w:r>
      <w:r w:rsidR="007C19C6">
        <w:t>subseção</w:t>
      </w:r>
      <w:r w:rsidR="00BE6640">
        <w:t xml:space="preserve"> 2.3</w:t>
      </w:r>
      <w:r w:rsidR="00C17CA5">
        <w:t xml:space="preserve"> expõe um jogo em </w:t>
      </w:r>
      <w:commentRangeStart w:id="35"/>
      <w:r w:rsidR="00C17CA5">
        <w:t>2D</w:t>
      </w:r>
      <w:commentRangeEnd w:id="35"/>
      <w:r w:rsidR="007B3188">
        <w:rPr>
          <w:rStyle w:val="Refdecomentrio"/>
        </w:rPr>
        <w:commentReference w:id="35"/>
      </w:r>
      <w:r w:rsidR="00C17CA5">
        <w:t xml:space="preserve"> para o ensino da educação para o trânsito</w:t>
      </w:r>
      <w:r w:rsidR="00E35B59">
        <w:t xml:space="preserve"> </w:t>
      </w:r>
      <w:r w:rsidR="003C2C39">
        <w:t>exercendo a</w:t>
      </w:r>
      <w:r w:rsidR="0063266A">
        <w:t xml:space="preserve"> função de motorista do veículo (SANTOS</w:t>
      </w:r>
      <w:r w:rsidR="0063266A" w:rsidRPr="00C84CAA">
        <w:rPr>
          <w:i/>
          <w:iCs/>
        </w:rPr>
        <w:t xml:space="preserve"> </w:t>
      </w:r>
      <w:r w:rsidR="0063266A" w:rsidRPr="00DE2819">
        <w:rPr>
          <w:i/>
          <w:iCs/>
        </w:rPr>
        <w:t>et al.</w:t>
      </w:r>
      <w:r w:rsidR="0063266A">
        <w:rPr>
          <w:i/>
          <w:iCs/>
        </w:rPr>
        <w:t xml:space="preserve">, </w:t>
      </w:r>
      <w:r w:rsidR="0063266A" w:rsidRPr="00DE2819">
        <w:t>20</w:t>
      </w:r>
      <w:r w:rsidR="0063266A">
        <w:t>19</w:t>
      </w:r>
      <w:r w:rsidR="0063266A" w:rsidRPr="00DE2819">
        <w:t>)</w:t>
      </w:r>
      <w:r w:rsidR="0063266A">
        <w:t>.</w:t>
      </w:r>
    </w:p>
    <w:p w14:paraId="3AFBACAA" w14:textId="6D9E2789" w:rsidR="00A44581" w:rsidRDefault="002F588A" w:rsidP="009666BD">
      <w:pPr>
        <w:pStyle w:val="Ttulo2"/>
      </w:pPr>
      <w:r>
        <w:t>jOGO EDUCATIVO PARA AUXÍLIO NA EDUCAÇÃO NO TRÂNSITO</w:t>
      </w:r>
      <w:r w:rsidR="00A44581">
        <w:t xml:space="preserve"> </w:t>
      </w:r>
    </w:p>
    <w:p w14:paraId="7A2681D7" w14:textId="3302EA9B" w:rsidR="00DA6DFD" w:rsidRDefault="007A2C3B" w:rsidP="00A44581">
      <w:pPr>
        <w:pStyle w:val="TF-TEXTO"/>
      </w:pPr>
      <w:r>
        <w:t>Santana, Tronto e Sousa (2018) desenvolveram um jogo</w:t>
      </w:r>
      <w:r w:rsidR="006402C1">
        <w:t xml:space="preserve"> denominado Induca, que tem como principal objetivo auxiliar a educação no trânsito para crianças do ensino fundamental. Para isso, foi utilizado o motor de jogos </w:t>
      </w:r>
      <w:r w:rsidR="006402C1" w:rsidRPr="00DA6DFD">
        <w:t>Unity</w:t>
      </w:r>
      <w:r w:rsidR="006402C1" w:rsidRPr="004E75D2">
        <w:t xml:space="preserve"> </w:t>
      </w:r>
      <w:r w:rsidR="004E75D2" w:rsidRPr="004E75D2">
        <w:t>que faz uso da linguagem de programação C#</w:t>
      </w:r>
      <w:r w:rsidR="004E75D2">
        <w:t>, além do</w:t>
      </w:r>
      <w:r w:rsidR="00C67352">
        <w:rPr>
          <w:i/>
          <w:iCs/>
        </w:rPr>
        <w:t xml:space="preserve"> </w:t>
      </w:r>
      <w:r w:rsidR="00C67352" w:rsidRPr="00C67352">
        <w:t>CorelDraw</w:t>
      </w:r>
      <w:r w:rsidR="004E75D2">
        <w:t>.</w:t>
      </w:r>
      <w:r w:rsidR="00960488">
        <w:t xml:space="preserve"> </w:t>
      </w:r>
      <w:r w:rsidR="00DA6DFD">
        <w:t xml:space="preserve">Os modelos 3D utilizados no jogo foram importados </w:t>
      </w:r>
      <w:commentRangeStart w:id="36"/>
      <w:r w:rsidR="00DA6DFD">
        <w:t xml:space="preserve">da </w:t>
      </w:r>
      <w:r w:rsidR="00DA6DFD" w:rsidRPr="00DA6DFD">
        <w:rPr>
          <w:i/>
          <w:iCs/>
        </w:rPr>
        <w:t>Asset Store</w:t>
      </w:r>
      <w:r w:rsidR="00DA6DFD">
        <w:t xml:space="preserve"> </w:t>
      </w:r>
      <w:commentRangeEnd w:id="36"/>
      <w:r w:rsidR="00AC7BFE">
        <w:rPr>
          <w:rStyle w:val="Refdecomentrio"/>
        </w:rPr>
        <w:commentReference w:id="36"/>
      </w:r>
      <w:r w:rsidR="00DA6DFD">
        <w:t xml:space="preserve">da </w:t>
      </w:r>
      <w:r w:rsidR="00DA6DFD" w:rsidRPr="00DA6DFD">
        <w:t>Unity</w:t>
      </w:r>
      <w:r w:rsidR="00DA6DFD">
        <w:t>.</w:t>
      </w:r>
      <w:r w:rsidR="00C67352">
        <w:t xml:space="preserve"> O </w:t>
      </w:r>
      <w:r w:rsidR="00C67352" w:rsidRPr="00C67352">
        <w:t>CorelDraw</w:t>
      </w:r>
      <w:r w:rsidR="00C67352">
        <w:t xml:space="preserve"> foi utilizado para o desenho de vetores bidimensionais, além da produção do </w:t>
      </w:r>
      <w:r w:rsidR="00C67352" w:rsidRPr="00C67352">
        <w:rPr>
          <w:i/>
          <w:iCs/>
        </w:rPr>
        <w:t>Layout</w:t>
      </w:r>
      <w:r w:rsidR="00C67352">
        <w:t xml:space="preserve"> e </w:t>
      </w:r>
      <w:r w:rsidR="00C67352" w:rsidRPr="00C67352">
        <w:rPr>
          <w:i/>
          <w:iCs/>
        </w:rPr>
        <w:t>Sprites</w:t>
      </w:r>
      <w:r w:rsidR="00C67352">
        <w:t xml:space="preserve"> para utilização na Unity</w:t>
      </w:r>
      <w:ins w:id="37" w:author="Simone Erbs da Costa" w:date="2023-05-11T10:50:00Z">
        <w:r w:rsidR="007B3188">
          <w:t xml:space="preserve"> </w:t>
        </w:r>
      </w:ins>
      <w:ins w:id="38" w:author="Simone Erbs da Costa" w:date="2023-05-11T10:51:00Z">
        <w:r w:rsidR="007B3188">
          <w:t>(SANTANA; TRONTO; SOUSA, 2018).</w:t>
        </w:r>
      </w:ins>
      <w:del w:id="39" w:author="Simone Erbs da Costa" w:date="2023-05-11T10:50:00Z">
        <w:r w:rsidR="00C67352" w:rsidDel="007B3188">
          <w:delText>.</w:delText>
        </w:r>
      </w:del>
    </w:p>
    <w:p w14:paraId="3076BF43" w14:textId="7DBF770A" w:rsidR="00C257F5" w:rsidRDefault="003A71B9" w:rsidP="00DA6DFD">
      <w:pPr>
        <w:pStyle w:val="TF-TEXTO"/>
      </w:pPr>
      <w:r>
        <w:t xml:space="preserve">Santana, Tronto e Sousa (2018) </w:t>
      </w:r>
      <w:r w:rsidR="00257753">
        <w:t xml:space="preserve">definiram </w:t>
      </w:r>
      <w:r>
        <w:t>a</w:t>
      </w:r>
      <w:r w:rsidR="00960488">
        <w:t xml:space="preserve">s </w:t>
      </w:r>
      <w:r w:rsidR="00DA6DFD">
        <w:t xml:space="preserve">fases </w:t>
      </w:r>
      <w:r w:rsidR="00960488">
        <w:t>do jogo</w:t>
      </w:r>
      <w:r w:rsidR="00DA6DFD">
        <w:t>, denominadas de etapas,</w:t>
      </w:r>
      <w:r w:rsidR="00960488">
        <w:t xml:space="preserve"> a partir da elicitação dos </w:t>
      </w:r>
      <w:r w:rsidR="0063431D">
        <w:t>requisitos</w:t>
      </w:r>
      <w:r w:rsidR="00960488">
        <w:t xml:space="preserve">, sendo de reconhecer os papéis no trânsito e sinalização, </w:t>
      </w:r>
      <w:r w:rsidR="0063431D">
        <w:t>o aprendizado do comportamento dentro do carro e respeito às leis de trânsito, além do ensino da importância de se ter responsabilidade e gentileza no trânsito.</w:t>
      </w:r>
      <w:r w:rsidR="00DA6DFD">
        <w:t xml:space="preserve"> </w:t>
      </w:r>
      <w:r w:rsidR="00C257F5">
        <w:t>As características do jogo foram definidas a partir descrição dos requisitos elaborada por Santana, Tronto e Sousa (2018), tratando de questões como a jogabilidade, público-alvo, atrativos</w:t>
      </w:r>
      <w:r w:rsidR="00866D37">
        <w:t>, entre outros.</w:t>
      </w:r>
      <w:r w:rsidR="0038126E">
        <w:t xml:space="preserve"> O jogo consiste </w:t>
      </w:r>
      <w:r w:rsidR="00B4605D">
        <w:t>em</w:t>
      </w:r>
      <w:r w:rsidR="0038126E">
        <w:t xml:space="preserve"> uma cidade tridimensional, simulando o trânsito de uma cidade real, sendo composta de carros, semáforos e pedestres, como pode ser visto na </w:t>
      </w:r>
      <w:r w:rsidR="002408D0">
        <w:t>F</w:t>
      </w:r>
      <w:r w:rsidR="0038126E">
        <w:t>igura 1</w:t>
      </w:r>
      <w:ins w:id="40" w:author="Simone Erbs da Costa" w:date="2023-05-11T10:51:00Z">
        <w:r w:rsidR="007B3188">
          <w:t xml:space="preserve"> (SANTANA; TRONTO; SOUSA, 2018).</w:t>
        </w:r>
      </w:ins>
      <w:del w:id="41" w:author="Simone Erbs da Costa" w:date="2023-05-11T10:51:00Z">
        <w:r w:rsidR="0038126E" w:rsidDel="007B3188">
          <w:delText>.</w:delText>
        </w:r>
      </w:del>
    </w:p>
    <w:p w14:paraId="22F30732" w14:textId="1E57AB9C" w:rsidR="0038126E" w:rsidRPr="0038126E" w:rsidRDefault="0038126E" w:rsidP="0038126E">
      <w:pPr>
        <w:pStyle w:val="TF-LEGENDA"/>
      </w:pPr>
      <w:r w:rsidRPr="0038126E">
        <w:t xml:space="preserve">Figura </w:t>
      </w:r>
      <w:r>
        <w:fldChar w:fldCharType="begin"/>
      </w:r>
      <w:r>
        <w:instrText>SEQ Figura \* ARABIC</w:instrText>
      </w:r>
      <w:r>
        <w:fldChar w:fldCharType="separate"/>
      </w:r>
      <w:r w:rsidR="006E369D">
        <w:rPr>
          <w:noProof/>
        </w:rPr>
        <w:t>1</w:t>
      </w:r>
      <w:r>
        <w:fldChar w:fldCharType="end"/>
      </w:r>
      <w:r w:rsidRPr="0038126E">
        <w:t xml:space="preserve"> – Cenário do jogo</w:t>
      </w:r>
    </w:p>
    <w:p w14:paraId="21FE753B" w14:textId="2FFF20CB" w:rsidR="0038126E" w:rsidRDefault="0038677C" w:rsidP="0038126E">
      <w:pPr>
        <w:pStyle w:val="TF-FIGURA"/>
      </w:pPr>
      <w:r>
        <w:rPr>
          <w:noProof/>
        </w:rPr>
        <w:drawing>
          <wp:inline distT="0" distB="0" distL="0" distR="0" wp14:anchorId="6999E92E" wp14:editId="6C69211D">
            <wp:extent cx="5724525" cy="2730159"/>
            <wp:effectExtent l="19050" t="19050" r="9525" b="13335"/>
            <wp:docPr id="1" name="Imagem 1" descr="Uma imagem contendo no interior, brinquedo, criança, peque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no interior, brinquedo, criança, pequeno&#10;&#10;Descrição gerada automaticamente"/>
                    <pic:cNvPicPr/>
                  </pic:nvPicPr>
                  <pic:blipFill>
                    <a:blip r:embed="rId15"/>
                    <a:stretch>
                      <a:fillRect/>
                    </a:stretch>
                  </pic:blipFill>
                  <pic:spPr>
                    <a:xfrm>
                      <a:off x="0" y="0"/>
                      <a:ext cx="5779835" cy="2756538"/>
                    </a:xfrm>
                    <a:prstGeom prst="rect">
                      <a:avLst/>
                    </a:prstGeom>
                    <a:ln w="3175">
                      <a:solidFill>
                        <a:schemeClr val="tx1"/>
                      </a:solidFill>
                    </a:ln>
                  </pic:spPr>
                </pic:pic>
              </a:graphicData>
            </a:graphic>
          </wp:inline>
        </w:drawing>
      </w:r>
    </w:p>
    <w:p w14:paraId="63626493" w14:textId="1DC04A71" w:rsidR="0038126E" w:rsidRDefault="0038126E" w:rsidP="0038126E">
      <w:pPr>
        <w:pStyle w:val="TF-FONTE"/>
      </w:pPr>
      <w:r>
        <w:t>Fonte: Santana, Tronto e Sousa (2018).</w:t>
      </w:r>
    </w:p>
    <w:p w14:paraId="033A4BD0" w14:textId="6E1BE138" w:rsidR="002408D0" w:rsidRDefault="00B4605D" w:rsidP="002408D0">
      <w:pPr>
        <w:pStyle w:val="TF-TEXTO"/>
      </w:pPr>
      <w:r>
        <w:t>Segundo</w:t>
      </w:r>
      <w:ins w:id="42" w:author="Simone Erbs da Costa" w:date="2023-05-11T10:45:00Z">
        <w:r w:rsidR="00AC7BFE">
          <w:t xml:space="preserve"> Santana, Tronto e Sousa (2018), </w:t>
        </w:r>
      </w:ins>
      <w:del w:id="43" w:author="Simone Erbs da Costa" w:date="2023-05-11T10:45:00Z">
        <w:r w:rsidDel="00AC7BFE">
          <w:delText xml:space="preserve">s </w:delText>
        </w:r>
        <w:r w:rsidR="00C6403D" w:rsidDel="00AC7BFE">
          <w:delText xml:space="preserve">os autores </w:delText>
        </w:r>
      </w:del>
      <w:r w:rsidR="00C6403D">
        <w:t>a visão geral do jogo consiste</w:t>
      </w:r>
      <w:r w:rsidR="002408D0">
        <w:t xml:space="preserve"> </w:t>
      </w:r>
      <w:r w:rsidR="006620C7">
        <w:t xml:space="preserve">em </w:t>
      </w:r>
      <w:r w:rsidR="002408D0">
        <w:t>movimentar o personagem no cenário</w:t>
      </w:r>
      <w:r w:rsidR="00EC11E5">
        <w:t xml:space="preserve"> utilizando o teclado e</w:t>
      </w:r>
      <w:r w:rsidR="002408D0">
        <w:t xml:space="preserve"> descobrindo coisas novas sobre o trânsito, concluindo todas as missões se atentando aos obstáculos do cenário, como as sinalizações, sendo penalizado em caso de ação incorreta. Para isso, o jogo foi subdividido em cinco etapas, cada uma abordando uma série de princípios básicos sobre o trânsito.</w:t>
      </w:r>
      <w:r w:rsidR="00306424">
        <w:t xml:space="preserve"> </w:t>
      </w:r>
      <w:r w:rsidR="002408D0">
        <w:t xml:space="preserve">Por exemplo, a primeira etapa consiste </w:t>
      </w:r>
      <w:r w:rsidR="00407123">
        <w:t>em</w:t>
      </w:r>
      <w:r w:rsidR="002408D0">
        <w:t xml:space="preserve"> aprender e reconhecer o papel do pedestre no trânsito, enquanto a segunda etapa aborda a sinalização e sua importância dentro do sistema de trânsito.</w:t>
      </w:r>
      <w:r w:rsidR="00306424">
        <w:t xml:space="preserve"> A partir do menu principal do jogo, é possível carregar um jogo salvo, não sendo necessário efetuar todas as etapas novamente a cada nova abertura do jogo</w:t>
      </w:r>
      <w:ins w:id="44" w:author="Simone Erbs da Costa" w:date="2023-05-11T10:45:00Z">
        <w:r w:rsidR="00AC7BFE">
          <w:t xml:space="preserve"> (SANTANA; TRONTO; SOUSA,</w:t>
        </w:r>
      </w:ins>
      <w:ins w:id="45" w:author="Simone Erbs da Costa" w:date="2023-05-11T10:46:00Z">
        <w:r w:rsidR="00AC7BFE">
          <w:t xml:space="preserve"> </w:t>
        </w:r>
      </w:ins>
      <w:ins w:id="46" w:author="Simone Erbs da Costa" w:date="2023-05-11T10:45:00Z">
        <w:r w:rsidR="00AC7BFE">
          <w:t>2018)</w:t>
        </w:r>
      </w:ins>
      <w:r w:rsidR="00306424">
        <w:t>.</w:t>
      </w:r>
    </w:p>
    <w:p w14:paraId="0288D922" w14:textId="21039EBA" w:rsidR="00A24105" w:rsidRPr="00A24105" w:rsidRDefault="00EC11E5" w:rsidP="0080034F">
      <w:pPr>
        <w:pStyle w:val="TF-TEXTO"/>
      </w:pPr>
      <w:r>
        <w:t xml:space="preserve">A progressão de todas as etapas se dá por meio de concluir todas as missões, e ao fim delas são verificados os pontos de penalidade, que consiste na soma de bonificações ou penalidades de acordo com as ações do jogador, sendo verificado se não estão zerados e se o aproveitamento do jogador foi acima de 50% nas missões para avançar de etapa. </w:t>
      </w:r>
      <w:r w:rsidR="00E229D5">
        <w:t>As penalidades</w:t>
      </w:r>
      <w:r>
        <w:t xml:space="preserve"> </w:t>
      </w:r>
      <w:r w:rsidR="005E10E9">
        <w:t>traze</w:t>
      </w:r>
      <w:r w:rsidR="006A46EB">
        <w:t>m</w:t>
      </w:r>
      <w:r w:rsidR="005E10E9">
        <w:t xml:space="preserve"> um indicativo do erro cometido</w:t>
      </w:r>
      <w:r w:rsidR="00C6403D">
        <w:t xml:space="preserve"> pelo usuário</w:t>
      </w:r>
      <w:r w:rsidR="005E10E9">
        <w:t xml:space="preserve"> e </w:t>
      </w:r>
      <w:r w:rsidR="00B470F5">
        <w:t>logo abaixo</w:t>
      </w:r>
      <w:r w:rsidR="005222D9">
        <w:t xml:space="preserve"> </w:t>
      </w:r>
      <w:r w:rsidR="00B470F5">
        <w:t xml:space="preserve">a </w:t>
      </w:r>
      <w:r w:rsidR="005E10E9">
        <w:t>orientação</w:t>
      </w:r>
      <w:r w:rsidR="00F85753">
        <w:t xml:space="preserve"> para </w:t>
      </w:r>
      <w:del w:id="47" w:author="Simone Erbs da Costa" w:date="2023-05-11T10:46:00Z">
        <w:r w:rsidR="00F85753" w:rsidDel="00AC7BFE">
          <w:delText xml:space="preserve">o </w:delText>
        </w:r>
        <w:r w:rsidR="00C6403D" w:rsidDel="00AC7BFE">
          <w:delText>mesmo</w:delText>
        </w:r>
      </w:del>
      <w:ins w:id="48" w:author="Simone Erbs da Costa" w:date="2023-05-11T10:46:00Z">
        <w:r w:rsidR="00AC7BFE">
          <w:t>ele</w:t>
        </w:r>
      </w:ins>
      <w:r w:rsidR="00C6403D">
        <w:t xml:space="preserve"> </w:t>
      </w:r>
      <w:r w:rsidR="005E10E9">
        <w:t xml:space="preserve">baseada nos princípios de </w:t>
      </w:r>
      <w:r w:rsidR="003A7175">
        <w:t>segurança, como</w:t>
      </w:r>
      <w:r>
        <w:t xml:space="preserve"> pode ser visto na Figura 2</w:t>
      </w:r>
      <w:ins w:id="49" w:author="Simone Erbs da Costa" w:date="2023-05-11T10:46:00Z">
        <w:r w:rsidR="00AC7BFE">
          <w:t xml:space="preserve"> (SANTANA; TRONTO; SOUSA, 2018).</w:t>
        </w:r>
      </w:ins>
      <w:del w:id="50" w:author="Simone Erbs da Costa" w:date="2023-05-11T10:46:00Z">
        <w:r w:rsidDel="00AC7BFE">
          <w:delText>.</w:delText>
        </w:r>
      </w:del>
    </w:p>
    <w:p w14:paraId="5C3FFBDD" w14:textId="2B66F4CD" w:rsidR="00EC11E5" w:rsidRDefault="00EC11E5" w:rsidP="00A24105">
      <w:pPr>
        <w:pStyle w:val="TF-LEGENDA"/>
      </w:pPr>
      <w:r>
        <w:lastRenderedPageBreak/>
        <w:t>Figura 2 – Penalidade aplicada ao jogador</w:t>
      </w:r>
    </w:p>
    <w:p w14:paraId="68A968FC" w14:textId="53F6E055" w:rsidR="00EC11E5" w:rsidRDefault="00EC11E5" w:rsidP="00EC11E5">
      <w:pPr>
        <w:pStyle w:val="TF-FIGURA"/>
      </w:pPr>
      <w:r>
        <w:rPr>
          <w:noProof/>
        </w:rPr>
        <w:drawing>
          <wp:inline distT="0" distB="0" distL="0" distR="0" wp14:anchorId="3AE68E9D" wp14:editId="53978FD2">
            <wp:extent cx="3574130" cy="2657475"/>
            <wp:effectExtent l="19050" t="19050" r="26670" b="9525"/>
            <wp:docPr id="5" name="Imagem 5"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Diagrama&#10;&#10;Descrição gerada automaticamente"/>
                    <pic:cNvPicPr/>
                  </pic:nvPicPr>
                  <pic:blipFill>
                    <a:blip r:embed="rId16"/>
                    <a:stretch>
                      <a:fillRect/>
                    </a:stretch>
                  </pic:blipFill>
                  <pic:spPr>
                    <a:xfrm>
                      <a:off x="0" y="0"/>
                      <a:ext cx="3752076" cy="2789784"/>
                    </a:xfrm>
                    <a:prstGeom prst="rect">
                      <a:avLst/>
                    </a:prstGeom>
                    <a:ln w="3175">
                      <a:solidFill>
                        <a:schemeClr val="tx1"/>
                      </a:solidFill>
                    </a:ln>
                  </pic:spPr>
                </pic:pic>
              </a:graphicData>
            </a:graphic>
          </wp:inline>
        </w:drawing>
      </w:r>
    </w:p>
    <w:p w14:paraId="4108EF86" w14:textId="40D54123" w:rsidR="00EC11E5" w:rsidRDefault="00EC11E5" w:rsidP="00EC11E5">
      <w:pPr>
        <w:pStyle w:val="TF-FONTE"/>
      </w:pPr>
      <w:r>
        <w:t>Fonte: Santana, Tronto e Sousa (2018).</w:t>
      </w:r>
    </w:p>
    <w:p w14:paraId="334F28CE" w14:textId="61372441" w:rsidR="0038126E" w:rsidRPr="0038126E" w:rsidRDefault="00105217" w:rsidP="0038126E">
      <w:pPr>
        <w:pStyle w:val="TF-TEXTO"/>
      </w:pPr>
      <w:r>
        <w:t>Santana, Tronto e Sousa (2018) efetuaram o teste das funcionalidades a partir de testes de caixa preta, validando se o jogo cumpre todos os requisitos.</w:t>
      </w:r>
      <w:r w:rsidR="00DA6DFD">
        <w:t xml:space="preserve"> Apesar de não ser aplicado nas escolas, os autores esperam que o jogo seja utilizado como um importante objeto de aprendizagem, visto que o tema ainda é pouco abordado nas escolas. </w:t>
      </w:r>
      <w:commentRangeStart w:id="51"/>
      <w:ins w:id="52" w:author="Simone Erbs da Costa" w:date="2023-05-11T10:47:00Z">
        <w:r w:rsidR="00AC7BFE">
          <w:t xml:space="preserve">Santana, Tronto e Sousa (2018) </w:t>
        </w:r>
      </w:ins>
      <w:del w:id="53" w:author="Simone Erbs da Costa" w:date="2023-05-11T10:47:00Z">
        <w:r w:rsidR="00DA6DFD" w:rsidDel="00AC7BFE">
          <w:delText xml:space="preserve">Os autores </w:delText>
        </w:r>
      </w:del>
      <w:r w:rsidR="00DA6DFD">
        <w:t>pretendem aprimorar o cenário, adicio</w:t>
      </w:r>
      <w:r w:rsidR="00C67352">
        <w:t>n</w:t>
      </w:r>
      <w:r w:rsidR="00DA6DFD">
        <w:t>ando ciclistas, além de divulgar o jogo nas escolas da região buscando avaliá-lo.</w:t>
      </w:r>
      <w:commentRangeEnd w:id="51"/>
      <w:r w:rsidR="00AC7BFE">
        <w:rPr>
          <w:rStyle w:val="Refdecomentrio"/>
        </w:rPr>
        <w:commentReference w:id="51"/>
      </w:r>
    </w:p>
    <w:p w14:paraId="22C9A192" w14:textId="09401D7A" w:rsidR="00A44581" w:rsidRPr="00712A01" w:rsidRDefault="0005784E" w:rsidP="009666BD">
      <w:pPr>
        <w:pStyle w:val="Ttulo2"/>
        <w:rPr>
          <w:lang w:val="en-US"/>
        </w:rPr>
      </w:pPr>
      <w:r w:rsidRPr="00712A01">
        <w:rPr>
          <w:lang w:val="en-US"/>
        </w:rPr>
        <w:t>Using an immersive virtual reality bicycle simulator to evaluate hazard detection and anticipation of overt and covert traf</w:t>
      </w:r>
      <w:r w:rsidR="00641D87" w:rsidRPr="00712A01">
        <w:rPr>
          <w:lang w:val="en-US"/>
        </w:rPr>
        <w:t>FI</w:t>
      </w:r>
      <w:r w:rsidRPr="00712A01">
        <w:rPr>
          <w:lang w:val="en-US"/>
        </w:rPr>
        <w:t>c situations in young bicyclists</w:t>
      </w:r>
    </w:p>
    <w:p w14:paraId="2437137E" w14:textId="6885F511" w:rsidR="0005784E" w:rsidRDefault="00B21373" w:rsidP="00DE2819">
      <w:pPr>
        <w:pStyle w:val="TF-TEXTO"/>
      </w:pPr>
      <w:r w:rsidRPr="00DE2819">
        <w:t xml:space="preserve">O trabalho desenvolvido por Zeuwts </w:t>
      </w:r>
      <w:r w:rsidRPr="00DE2819">
        <w:rPr>
          <w:i/>
          <w:iCs/>
        </w:rPr>
        <w:t xml:space="preserve">et al. </w:t>
      </w:r>
      <w:r w:rsidRPr="00DE2819">
        <w:t>(</w:t>
      </w:r>
      <w:r w:rsidR="00DE2819" w:rsidRPr="00DE2819">
        <w:t>202</w:t>
      </w:r>
      <w:r w:rsidR="004D1DFF">
        <w:t>3</w:t>
      </w:r>
      <w:r w:rsidR="00DE2819" w:rsidRPr="00DE2819">
        <w:t>)</w:t>
      </w:r>
      <w:r w:rsidR="00F92CAD">
        <w:t xml:space="preserve"> </w:t>
      </w:r>
      <w:r w:rsidR="001E3C73">
        <w:t>tem como principal objetivo</w:t>
      </w:r>
      <w:r w:rsidR="00F92CAD" w:rsidRPr="00F92CAD">
        <w:t xml:space="preserve"> testar a eficácia de uma nova ferramenta de </w:t>
      </w:r>
      <w:r w:rsidR="001E3C73">
        <w:t>realidade virtual</w:t>
      </w:r>
      <w:r w:rsidR="00F92CAD" w:rsidRPr="00F92CAD">
        <w:t xml:space="preserve"> para promover a segurança no ciclismo </w:t>
      </w:r>
      <w:r w:rsidR="0078547E">
        <w:t>para</w:t>
      </w:r>
      <w:r w:rsidR="00F92CAD" w:rsidRPr="00F92CAD">
        <w:t xml:space="preserve"> crianças.</w:t>
      </w:r>
      <w:r w:rsidR="00F92CAD">
        <w:t xml:space="preserve"> </w:t>
      </w:r>
      <w:ins w:id="54" w:author="Simone Erbs da Costa" w:date="2023-05-11T10:48:00Z">
        <w:r w:rsidR="00AC7BFE" w:rsidRPr="00DE2819">
          <w:t xml:space="preserve">Zeuwts </w:t>
        </w:r>
        <w:r w:rsidR="00AC7BFE" w:rsidRPr="00DE2819">
          <w:rPr>
            <w:i/>
            <w:iCs/>
          </w:rPr>
          <w:t xml:space="preserve">et al. </w:t>
        </w:r>
        <w:r w:rsidR="00AC7BFE" w:rsidRPr="00DE2819">
          <w:t>(202</w:t>
        </w:r>
        <w:r w:rsidR="00AC7BFE">
          <w:t>3</w:t>
        </w:r>
        <w:r w:rsidR="00AC7BFE" w:rsidRPr="00DE2819">
          <w:t>)</w:t>
        </w:r>
        <w:r w:rsidR="00AC7BFE">
          <w:t xml:space="preserve"> </w:t>
        </w:r>
      </w:ins>
      <w:del w:id="55" w:author="Simone Erbs da Costa" w:date="2023-05-11T10:48:00Z">
        <w:r w:rsidR="00492C55" w:rsidDel="00AC7BFE">
          <w:delText xml:space="preserve">Os autores </w:delText>
        </w:r>
      </w:del>
      <w:r w:rsidR="00DE17D9">
        <w:t xml:space="preserve">utilizaram </w:t>
      </w:r>
      <w:r w:rsidR="00EC5F66">
        <w:t xml:space="preserve">a realidade virtual </w:t>
      </w:r>
      <w:r w:rsidR="00DE17D9">
        <w:t xml:space="preserve">junto </w:t>
      </w:r>
      <w:r w:rsidR="0087750E">
        <w:t xml:space="preserve">de uma bicicleta montada </w:t>
      </w:r>
      <w:r w:rsidR="00716F29">
        <w:t>em um quadro estacionário</w:t>
      </w:r>
      <w:r w:rsidR="00FE2FD6">
        <w:t xml:space="preserve"> para</w:t>
      </w:r>
      <w:r w:rsidR="000A7748">
        <w:t xml:space="preserve"> efetuar os testes</w:t>
      </w:r>
      <w:r w:rsidR="0087750E">
        <w:t>.</w:t>
      </w:r>
      <w:r w:rsidR="008E142D">
        <w:t xml:space="preserve"> </w:t>
      </w:r>
      <w:r w:rsidR="00B4605D">
        <w:t xml:space="preserve">Além disso, </w:t>
      </w:r>
      <w:r w:rsidR="00C304D3">
        <w:t xml:space="preserve">focaram </w:t>
      </w:r>
      <w:r w:rsidR="00B4605D">
        <w:t xml:space="preserve">também </w:t>
      </w:r>
      <w:r w:rsidR="00C304D3">
        <w:t xml:space="preserve">na </w:t>
      </w:r>
      <w:r w:rsidR="00F861CA">
        <w:t>percepção ou antecipação do perigo, ou seja</w:t>
      </w:r>
      <w:r w:rsidR="00523006">
        <w:t xml:space="preserve">, desenvolver a capacidade de detectar situações perigosas que se </w:t>
      </w:r>
      <w:r w:rsidR="00BB34BE">
        <w:t>projetam ao longo da estrada e se antecipar em relação a elas</w:t>
      </w:r>
      <w:ins w:id="56" w:author="Simone Erbs da Costa" w:date="2023-05-11T10:48:00Z">
        <w:r w:rsidR="00AC7BFE">
          <w:t xml:space="preserve"> (</w:t>
        </w:r>
        <w:r w:rsidR="00AC7BFE" w:rsidRPr="00DE2819">
          <w:t xml:space="preserve">ZEUWTS </w:t>
        </w:r>
        <w:r w:rsidR="00AC7BFE" w:rsidRPr="00DE2819">
          <w:rPr>
            <w:i/>
            <w:iCs/>
          </w:rPr>
          <w:t>et al.</w:t>
        </w:r>
        <w:r w:rsidR="00AC7BFE">
          <w:rPr>
            <w:i/>
            <w:iCs/>
          </w:rPr>
          <w:t xml:space="preserve">, </w:t>
        </w:r>
        <w:r w:rsidR="00AC7BFE" w:rsidRPr="00DE2819">
          <w:t>202</w:t>
        </w:r>
        <w:r w:rsidR="00AC7BFE">
          <w:t>3</w:t>
        </w:r>
        <w:r w:rsidR="00AC7BFE" w:rsidRPr="00DE2819">
          <w:t>)</w:t>
        </w:r>
      </w:ins>
      <w:r w:rsidR="00BB34BE">
        <w:t>.</w:t>
      </w:r>
    </w:p>
    <w:p w14:paraId="78CC2EB6" w14:textId="3F7411B0" w:rsidR="00D16336" w:rsidRDefault="00E936F6" w:rsidP="00272A09">
      <w:pPr>
        <w:pStyle w:val="TF-TEXTO"/>
      </w:pPr>
      <w:r>
        <w:t xml:space="preserve">Os </w:t>
      </w:r>
      <w:r w:rsidR="00E961D3">
        <w:t>mecanismos</w:t>
      </w:r>
      <w:r>
        <w:t xml:space="preserve"> utilizados por </w:t>
      </w:r>
      <w:r w:rsidRPr="00DE2819">
        <w:t xml:space="preserve">Zeuwts </w:t>
      </w:r>
      <w:r w:rsidRPr="00DE2819">
        <w:rPr>
          <w:i/>
          <w:iCs/>
        </w:rPr>
        <w:t xml:space="preserve">et al. </w:t>
      </w:r>
      <w:r w:rsidRPr="00DE2819">
        <w:t>(202</w:t>
      </w:r>
      <w:r w:rsidR="004D1DFF">
        <w:t>3</w:t>
      </w:r>
      <w:r w:rsidRPr="00DE2819">
        <w:t>)</w:t>
      </w:r>
      <w:r>
        <w:t xml:space="preserve"> foram o ambiente virtual, </w:t>
      </w:r>
      <w:r w:rsidR="00E961D3">
        <w:t xml:space="preserve">desenvolvido no motor de jogos Unity3D, </w:t>
      </w:r>
      <w:r w:rsidR="00055ADC">
        <w:t>simulando em primeira pessoa um ambiente típico de tráfego na cidade da Bélgica.</w:t>
      </w:r>
      <w:r w:rsidR="000F481E">
        <w:t xml:space="preserve"> O ambiente foi apresentado aos participantes utilizando </w:t>
      </w:r>
      <w:r w:rsidR="00B4605D">
        <w:t>os óculos</w:t>
      </w:r>
      <w:r w:rsidR="000F481E">
        <w:t xml:space="preserve"> de realidade virtual HTC Vive 2.0</w:t>
      </w:r>
      <w:r w:rsidR="00073AF5">
        <w:t xml:space="preserve">, possuindo uma visão </w:t>
      </w:r>
      <w:r w:rsidR="00920A7E">
        <w:t>estereoscópica</w:t>
      </w:r>
      <w:r w:rsidR="00073AF5">
        <w:t xml:space="preserve"> </w:t>
      </w:r>
      <w:r w:rsidR="00A62897">
        <w:t xml:space="preserve">combinada de 2160 x 1200 pixels, trazendo uma </w:t>
      </w:r>
      <w:commentRangeStart w:id="57"/>
      <w:r w:rsidR="00A62897">
        <w:t xml:space="preserve">ótima </w:t>
      </w:r>
      <w:commentRangeEnd w:id="57"/>
      <w:r w:rsidR="00AC7BFE">
        <w:rPr>
          <w:rStyle w:val="Refdecomentrio"/>
        </w:rPr>
        <w:commentReference w:id="57"/>
      </w:r>
      <w:r w:rsidR="00A62897">
        <w:t>experiência aos usuários.</w:t>
      </w:r>
      <w:r w:rsidR="00AA446B">
        <w:t xml:space="preserve"> </w:t>
      </w:r>
      <w:r w:rsidR="00195399">
        <w:t xml:space="preserve">Para os sons de tráfego e ambiente foi utilizado o </w:t>
      </w:r>
      <w:r w:rsidR="00162D77">
        <w:t xml:space="preserve">headphone </w:t>
      </w:r>
      <w:r w:rsidR="00162D77" w:rsidRPr="00162D77">
        <w:t>HTC VIVE Deluxe Audio</w:t>
      </w:r>
      <w:r w:rsidR="00162D77">
        <w:t>.</w:t>
      </w:r>
      <w:r w:rsidR="00F94EA3">
        <w:t xml:space="preserve"> </w:t>
      </w:r>
      <w:r w:rsidR="005E3B71">
        <w:t xml:space="preserve">Além disso, </w:t>
      </w:r>
      <w:r w:rsidR="00B4605D">
        <w:t>os óculos foram</w:t>
      </w:r>
      <w:r w:rsidR="0032411B">
        <w:t xml:space="preserve"> </w:t>
      </w:r>
      <w:r w:rsidR="00B4605D">
        <w:t>complementados</w:t>
      </w:r>
      <w:r w:rsidR="0032411B">
        <w:t xml:space="preserve"> com </w:t>
      </w:r>
      <w:r w:rsidR="00D92CCC">
        <w:t xml:space="preserve">um binóculo </w:t>
      </w:r>
      <w:r w:rsidR="008C5C74">
        <w:t xml:space="preserve">da empresa Pupil Labs, possibilitando </w:t>
      </w:r>
      <w:r w:rsidR="0032411B">
        <w:t xml:space="preserve">o rastreamento do movimento dos olhos, </w:t>
      </w:r>
      <w:r w:rsidR="00CF1CFD">
        <w:t>visto que é a movimentação dos olhos é um pré-requisito para as situações de antecipação de perigos.</w:t>
      </w:r>
      <w:r w:rsidR="00362003">
        <w:t xml:space="preserve"> O complemento foi conectado </w:t>
      </w:r>
      <w:r w:rsidR="00B4605D">
        <w:t>aos óculos</w:t>
      </w:r>
      <w:r w:rsidR="00362003">
        <w:t xml:space="preserve"> utilizando um cabo </w:t>
      </w:r>
      <w:commentRangeStart w:id="58"/>
      <w:r w:rsidR="00362003">
        <w:t>USB</w:t>
      </w:r>
      <w:commentRangeEnd w:id="58"/>
      <w:r w:rsidR="00AC7BFE">
        <w:rPr>
          <w:rStyle w:val="Refdecomentrio"/>
        </w:rPr>
        <w:commentReference w:id="58"/>
      </w:r>
      <w:r w:rsidR="00362003">
        <w:t>, e foi integrado ao projeto da Unity.</w:t>
      </w:r>
      <w:r w:rsidR="00B40D44">
        <w:t xml:space="preserve"> Por fim, </w:t>
      </w:r>
      <w:r w:rsidR="00B4605D">
        <w:t>os óculos foram</w:t>
      </w:r>
      <w:r w:rsidR="00B40D44">
        <w:t xml:space="preserve"> </w:t>
      </w:r>
      <w:r w:rsidR="00B4605D">
        <w:t>conectados</w:t>
      </w:r>
      <w:r w:rsidR="00B40D44">
        <w:t xml:space="preserve"> a uma bicicleta </w:t>
      </w:r>
      <w:r w:rsidR="005E01C9">
        <w:t xml:space="preserve">montada em </w:t>
      </w:r>
      <w:r w:rsidR="00020125" w:rsidRPr="00020125">
        <w:t xml:space="preserve">quadro estacionário </w:t>
      </w:r>
      <w:r w:rsidR="001D0D7B">
        <w:t xml:space="preserve">da empresa </w:t>
      </w:r>
      <w:r w:rsidR="009B3EEF">
        <w:t>Garmin</w:t>
      </w:r>
      <w:r w:rsidR="001D0D7B">
        <w:t xml:space="preserve">, </w:t>
      </w:r>
      <w:r w:rsidR="00020125" w:rsidRPr="00020125">
        <w:t xml:space="preserve">com a roda traseira ligada a </w:t>
      </w:r>
      <w:r w:rsidR="002109BC">
        <w:t xml:space="preserve">um </w:t>
      </w:r>
      <w:r w:rsidR="004D044E">
        <w:t>volante</w:t>
      </w:r>
      <w:ins w:id="59" w:author="Simone Erbs da Costa" w:date="2023-05-11T10:52:00Z">
        <w:r w:rsidR="007B3188">
          <w:t>,</w:t>
        </w:r>
      </w:ins>
      <w:r w:rsidR="004D044E">
        <w:t xml:space="preserve"> que permite </w:t>
      </w:r>
      <w:r w:rsidR="00FE209C">
        <w:t>medir a velocidade de pedalada,</w:t>
      </w:r>
      <w:ins w:id="60" w:author="Simone Erbs da Costa" w:date="2023-05-11T10:52:00Z">
        <w:r w:rsidR="007B3188">
          <w:t xml:space="preserve"> a</w:t>
        </w:r>
      </w:ins>
      <w:r w:rsidR="00FE209C">
        <w:t xml:space="preserve"> cadência, </w:t>
      </w:r>
      <w:ins w:id="61" w:author="Simone Erbs da Costa" w:date="2023-05-11T10:52:00Z">
        <w:r w:rsidR="007B3188">
          <w:t xml:space="preserve">a </w:t>
        </w:r>
      </w:ins>
      <w:r w:rsidR="00FE209C">
        <w:t xml:space="preserve">frenagem e </w:t>
      </w:r>
      <w:ins w:id="62" w:author="Simone Erbs da Costa" w:date="2023-05-11T10:52:00Z">
        <w:r w:rsidR="007B3188">
          <w:t xml:space="preserve">o </w:t>
        </w:r>
      </w:ins>
      <w:r w:rsidR="00FE209C">
        <w:t>ângulo de direção</w:t>
      </w:r>
      <w:r w:rsidR="00272A09">
        <w:t>.</w:t>
      </w:r>
      <w:r w:rsidR="00936F8B">
        <w:t xml:space="preserve"> O ambiente de execução pode ser visto a partir da Figura </w:t>
      </w:r>
      <w:r w:rsidR="00DA6EAB">
        <w:t>3</w:t>
      </w:r>
      <w:ins w:id="63" w:author="Simone Erbs da Costa" w:date="2023-05-11T10:51:00Z">
        <w:r w:rsidR="007B3188">
          <w:t xml:space="preserve"> (</w:t>
        </w:r>
        <w:r w:rsidR="007B3188" w:rsidRPr="00DE2819">
          <w:t xml:space="preserve">ZEUWTS </w:t>
        </w:r>
        <w:r w:rsidR="007B3188" w:rsidRPr="00DE2819">
          <w:rPr>
            <w:i/>
            <w:iCs/>
          </w:rPr>
          <w:t>et al.</w:t>
        </w:r>
        <w:r w:rsidR="007B3188">
          <w:rPr>
            <w:i/>
            <w:iCs/>
          </w:rPr>
          <w:t xml:space="preserve">, </w:t>
        </w:r>
        <w:r w:rsidR="007B3188" w:rsidRPr="00DE2819">
          <w:t>202</w:t>
        </w:r>
        <w:r w:rsidR="007B3188">
          <w:t>3</w:t>
        </w:r>
        <w:r w:rsidR="007B3188" w:rsidRPr="00DE2819">
          <w:t>)</w:t>
        </w:r>
      </w:ins>
      <w:r w:rsidR="00936F8B">
        <w:t>.</w:t>
      </w:r>
    </w:p>
    <w:p w14:paraId="59BE1A78" w14:textId="190DCC1C" w:rsidR="00D16336" w:rsidRPr="00A24105" w:rsidRDefault="00D16336" w:rsidP="00A24105">
      <w:pPr>
        <w:pStyle w:val="TF-LEGENDA"/>
      </w:pPr>
      <w:r w:rsidRPr="00A24105">
        <w:t xml:space="preserve">Figura </w:t>
      </w:r>
      <w:r w:rsidR="00DA6EAB">
        <w:t>3</w:t>
      </w:r>
      <w:r w:rsidRPr="00A24105">
        <w:t xml:space="preserve"> – </w:t>
      </w:r>
      <w:r w:rsidR="00A24105" w:rsidRPr="00A24105">
        <w:t>Cenário composto da bicicleta e óculos utilizados</w:t>
      </w:r>
    </w:p>
    <w:p w14:paraId="1B8CF17F" w14:textId="1B14CBFA" w:rsidR="00BF194C" w:rsidRDefault="006C2C45" w:rsidP="00BF194C">
      <w:pPr>
        <w:pStyle w:val="TF-FIGURA"/>
      </w:pPr>
      <w:r>
        <w:rPr>
          <w:noProof/>
        </w:rPr>
        <w:drawing>
          <wp:inline distT="0" distB="0" distL="0" distR="0" wp14:anchorId="07E20061" wp14:editId="44DD04EE">
            <wp:extent cx="5762625" cy="1685748"/>
            <wp:effectExtent l="19050" t="19050" r="9525" b="10160"/>
            <wp:docPr id="10" name="Imagem 10" descr="Uma imagem contendo quarto, c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ntendo quarto, cama&#10;&#10;Descrição gerada automaticamente"/>
                    <pic:cNvPicPr/>
                  </pic:nvPicPr>
                  <pic:blipFill>
                    <a:blip r:embed="rId17"/>
                    <a:stretch>
                      <a:fillRect/>
                    </a:stretch>
                  </pic:blipFill>
                  <pic:spPr>
                    <a:xfrm>
                      <a:off x="0" y="0"/>
                      <a:ext cx="5830595" cy="1705631"/>
                    </a:xfrm>
                    <a:prstGeom prst="rect">
                      <a:avLst/>
                    </a:prstGeom>
                    <a:ln w="3175">
                      <a:solidFill>
                        <a:schemeClr val="tx1"/>
                      </a:solidFill>
                    </a:ln>
                  </pic:spPr>
                </pic:pic>
              </a:graphicData>
            </a:graphic>
          </wp:inline>
        </w:drawing>
      </w:r>
    </w:p>
    <w:p w14:paraId="5D665A10" w14:textId="6F592333" w:rsidR="00B20754" w:rsidRDefault="00A24105" w:rsidP="00A24105">
      <w:pPr>
        <w:pStyle w:val="TF-FONTE"/>
      </w:pPr>
      <w:r>
        <w:t xml:space="preserve">Fonte: </w:t>
      </w:r>
      <w:r w:rsidRPr="00DE2819">
        <w:t xml:space="preserve">Zeuwts </w:t>
      </w:r>
      <w:r w:rsidRPr="00DE2819">
        <w:rPr>
          <w:i/>
          <w:iCs/>
        </w:rPr>
        <w:t xml:space="preserve">et al. </w:t>
      </w:r>
      <w:r w:rsidRPr="00DE2819">
        <w:t>(202</w:t>
      </w:r>
      <w:r w:rsidR="004D1DFF">
        <w:t>3</w:t>
      </w:r>
      <w:r w:rsidRPr="00DE2819">
        <w:t>)</w:t>
      </w:r>
      <w:r w:rsidR="00D25E2C">
        <w:t>.</w:t>
      </w:r>
    </w:p>
    <w:p w14:paraId="1A7F323B" w14:textId="58EDB767" w:rsidR="00BE2C64" w:rsidRDefault="003803EC" w:rsidP="00936F8B">
      <w:pPr>
        <w:pStyle w:val="TF-TEXTO"/>
      </w:pPr>
      <w:commentRangeStart w:id="64"/>
      <w:r>
        <w:lastRenderedPageBreak/>
        <w:t xml:space="preserve">Diante </w:t>
      </w:r>
      <w:r w:rsidR="00585D1F">
        <w:t>d</w:t>
      </w:r>
      <w:r w:rsidR="000E6623">
        <w:t xml:space="preserve">a revisão de especialistas belgas sobre a segurança no trânsito, </w:t>
      </w:r>
      <w:r w:rsidRPr="00DE2819">
        <w:t xml:space="preserve">Zeuwts </w:t>
      </w:r>
      <w:r w:rsidRPr="00DE2819">
        <w:rPr>
          <w:i/>
          <w:iCs/>
        </w:rPr>
        <w:t xml:space="preserve">et al. </w:t>
      </w:r>
      <w:r w:rsidRPr="00DE2819">
        <w:t>(202</w:t>
      </w:r>
      <w:r w:rsidR="004D1DFF">
        <w:t>3</w:t>
      </w:r>
      <w:r w:rsidRPr="00DE2819">
        <w:t>)</w:t>
      </w:r>
      <w:r>
        <w:t xml:space="preserve"> definiram </w:t>
      </w:r>
      <w:r w:rsidR="003B351E">
        <w:t xml:space="preserve">14 situações de </w:t>
      </w:r>
      <w:r w:rsidR="00E822E0">
        <w:t>risco</w:t>
      </w:r>
      <w:r w:rsidR="003B351E">
        <w:t xml:space="preserve"> divididos em dois mapas</w:t>
      </w:r>
      <w:r w:rsidR="000B0057">
        <w:t xml:space="preserve"> com </w:t>
      </w:r>
      <w:ins w:id="65" w:author="Simone Erbs da Costa" w:date="2023-05-11T10:52:00Z">
        <w:r w:rsidR="007B3188">
          <w:t>sete</w:t>
        </w:r>
      </w:ins>
      <w:del w:id="66" w:author="Simone Erbs da Costa" w:date="2023-05-11T10:52:00Z">
        <w:r w:rsidR="000B0057" w:rsidDel="007B3188">
          <w:delText>7</w:delText>
        </w:r>
      </w:del>
      <w:r w:rsidR="000B0057">
        <w:t xml:space="preserve"> eventos cada, </w:t>
      </w:r>
      <w:r w:rsidR="007C1EDA">
        <w:t xml:space="preserve">consistindo </w:t>
      </w:r>
      <w:del w:id="67" w:author="Simone Erbs da Costa" w:date="2023-05-11T10:52:00Z">
        <w:r w:rsidR="007C1EDA" w:rsidDel="007B3188">
          <w:delText>de</w:delText>
        </w:r>
      </w:del>
      <w:ins w:id="68" w:author="Simone Erbs da Costa" w:date="2023-05-11T10:52:00Z">
        <w:r w:rsidR="007B3188">
          <w:t>em</w:t>
        </w:r>
      </w:ins>
      <w:r w:rsidR="007C1EDA">
        <w:t xml:space="preserve"> perigos visíveis ao usuário</w:t>
      </w:r>
      <w:r w:rsidR="00316533">
        <w:t xml:space="preserve">, como um motorista </w:t>
      </w:r>
      <w:r w:rsidR="00AE74F5">
        <w:t>começando</w:t>
      </w:r>
      <w:r w:rsidR="00316533">
        <w:t xml:space="preserve"> a agir de maneira perigosa, ou perigos ocultos, </w:t>
      </w:r>
      <w:r w:rsidR="00AE74F5">
        <w:t>na qual há um possível rota de colisão escondidos do ponto de vista do usuário, como vegetações ou veículos estacionados.</w:t>
      </w:r>
      <w:r w:rsidR="009211A5">
        <w:t xml:space="preserve"> </w:t>
      </w:r>
      <w:commentRangeEnd w:id="64"/>
      <w:r w:rsidR="007B3188">
        <w:rPr>
          <w:rStyle w:val="Refdecomentrio"/>
        </w:rPr>
        <w:commentReference w:id="64"/>
      </w:r>
      <w:r w:rsidR="009211A5">
        <w:t xml:space="preserve">A partir da Figura </w:t>
      </w:r>
      <w:r w:rsidR="00DA6EAB">
        <w:t>4</w:t>
      </w:r>
      <w:r w:rsidR="009211A5">
        <w:t xml:space="preserve">, é possível visualizar </w:t>
      </w:r>
      <w:r w:rsidR="002E683C">
        <w:t xml:space="preserve">uma situação de risco, indicando a rota necessária e o ponto de vista do usuário, </w:t>
      </w:r>
      <w:r w:rsidR="008B5215">
        <w:t>com a visão ocultada por conta de um ônibus</w:t>
      </w:r>
      <w:ins w:id="69" w:author="Simone Erbs da Costa" w:date="2023-05-11T10:53:00Z">
        <w:r w:rsidR="007B3188">
          <w:t xml:space="preserve"> (</w:t>
        </w:r>
        <w:r w:rsidR="007B3188" w:rsidRPr="00DE2819">
          <w:t xml:space="preserve">ZEUWTS </w:t>
        </w:r>
        <w:r w:rsidR="007B3188" w:rsidRPr="00DE2819">
          <w:rPr>
            <w:i/>
            <w:iCs/>
          </w:rPr>
          <w:t>et al.</w:t>
        </w:r>
        <w:r w:rsidR="007B3188">
          <w:rPr>
            <w:i/>
            <w:iCs/>
          </w:rPr>
          <w:t xml:space="preserve">, </w:t>
        </w:r>
        <w:r w:rsidR="007B3188" w:rsidRPr="00DE2819">
          <w:t>202</w:t>
        </w:r>
        <w:r w:rsidR="007B3188">
          <w:t>3</w:t>
        </w:r>
        <w:r w:rsidR="007B3188" w:rsidRPr="00DE2819">
          <w:t>)</w:t>
        </w:r>
        <w:r w:rsidR="007B3188">
          <w:t>.</w:t>
        </w:r>
      </w:ins>
      <w:del w:id="70" w:author="Simone Erbs da Costa" w:date="2023-05-11T10:53:00Z">
        <w:r w:rsidR="008B5215" w:rsidDel="007B3188">
          <w:delText>.</w:delText>
        </w:r>
      </w:del>
    </w:p>
    <w:p w14:paraId="7877402B" w14:textId="040FB0B2" w:rsidR="00E822E0" w:rsidRDefault="00E822E0" w:rsidP="00E822E0">
      <w:pPr>
        <w:pStyle w:val="TF-LEGENDA"/>
      </w:pPr>
      <w:r>
        <w:t xml:space="preserve">Figura </w:t>
      </w:r>
      <w:r w:rsidR="00DA6EAB">
        <w:t>4</w:t>
      </w:r>
      <w:r>
        <w:t xml:space="preserve"> – Exemplo de uma situação de risco</w:t>
      </w:r>
    </w:p>
    <w:p w14:paraId="5118BF23" w14:textId="578C8C71" w:rsidR="00E822E0" w:rsidRDefault="00183FDE" w:rsidP="00DD1B61">
      <w:pPr>
        <w:pStyle w:val="TF-FONTE"/>
      </w:pPr>
      <w:r>
        <w:rPr>
          <w:noProof/>
        </w:rPr>
        <w:drawing>
          <wp:inline distT="0" distB="0" distL="0" distR="0" wp14:anchorId="38B3B8E4" wp14:editId="1C39B75E">
            <wp:extent cx="5426075" cy="3225165"/>
            <wp:effectExtent l="0" t="0" r="317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6075" cy="3225165"/>
                    </a:xfrm>
                    <a:prstGeom prst="rect">
                      <a:avLst/>
                    </a:prstGeom>
                    <a:noFill/>
                  </pic:spPr>
                </pic:pic>
              </a:graphicData>
            </a:graphic>
          </wp:inline>
        </w:drawing>
      </w:r>
      <w:r w:rsidR="00DD1B61">
        <w:t xml:space="preserve">  </w:t>
      </w:r>
      <w:r w:rsidR="00E822E0">
        <w:t xml:space="preserve">Fonte: </w:t>
      </w:r>
      <w:r w:rsidR="00E822E0" w:rsidRPr="00DE2819">
        <w:t xml:space="preserve">Zeuwts </w:t>
      </w:r>
      <w:r w:rsidR="00E822E0" w:rsidRPr="00DE2819">
        <w:rPr>
          <w:i/>
          <w:iCs/>
        </w:rPr>
        <w:t xml:space="preserve">et al. </w:t>
      </w:r>
      <w:r w:rsidR="00E822E0" w:rsidRPr="00DE2819">
        <w:t>(202</w:t>
      </w:r>
      <w:r w:rsidR="004D1DFF">
        <w:t>3</w:t>
      </w:r>
      <w:r w:rsidR="00E822E0" w:rsidRPr="00DE2819">
        <w:t>)</w:t>
      </w:r>
      <w:r w:rsidR="00D25E2C">
        <w:t>.</w:t>
      </w:r>
    </w:p>
    <w:p w14:paraId="0AFFAEB7" w14:textId="133B4847" w:rsidR="004C7363" w:rsidRDefault="00474A99" w:rsidP="007057C7">
      <w:pPr>
        <w:pStyle w:val="TF-TEXTO"/>
      </w:pPr>
      <w:r w:rsidRPr="00DE2819">
        <w:t xml:space="preserve">Zeuwts </w:t>
      </w:r>
      <w:r w:rsidRPr="00DE2819">
        <w:rPr>
          <w:i/>
          <w:iCs/>
        </w:rPr>
        <w:t xml:space="preserve">et al. </w:t>
      </w:r>
      <w:r w:rsidRPr="00DE2819">
        <w:t>(202</w:t>
      </w:r>
      <w:r w:rsidR="004D1DFF">
        <w:t>3</w:t>
      </w:r>
      <w:r w:rsidRPr="00DE2819">
        <w:t>)</w:t>
      </w:r>
      <w:r>
        <w:t xml:space="preserve"> </w:t>
      </w:r>
      <w:r w:rsidR="00980D51">
        <w:t xml:space="preserve">desenvolveram o estudo com a participação de 130 estudantes com média de 11 anos de idade, </w:t>
      </w:r>
      <w:r w:rsidR="00CA3614">
        <w:t>sendo que a</w:t>
      </w:r>
      <w:r w:rsidR="00CA3614" w:rsidRPr="00CA3614">
        <w:t xml:space="preserve">penas crianças que sabiam andar de bicicleta foram </w:t>
      </w:r>
      <w:r w:rsidR="00930E10" w:rsidRPr="00CA3614">
        <w:t>incluídas</w:t>
      </w:r>
      <w:r w:rsidR="00930E10">
        <w:t>. O</w:t>
      </w:r>
      <w:r w:rsidR="00543442">
        <w:t xml:space="preserve"> estudo foi feito com o consentimento dos pais e as crianças foram autorizados a desistir do teste a qualquer moment</w:t>
      </w:r>
      <w:r w:rsidR="00930E10">
        <w:t>o, sem um motivo evidente.</w:t>
      </w:r>
      <w:r w:rsidR="00A84BE2">
        <w:t xml:space="preserve"> Os testes foram realizados </w:t>
      </w:r>
      <w:r w:rsidR="009372B1">
        <w:t>nas escolas</w:t>
      </w:r>
      <w:r w:rsidR="00A84BE2">
        <w:t xml:space="preserve"> das crianças durante o horário escolar, </w:t>
      </w:r>
      <w:r w:rsidR="00C0195F">
        <w:t>e os participantes foram instruídos para andar de bicicleta em segurança nas situações de trânsito apresentadas. Logo, eles deveriam obedecer às regras de trânsito, tal como no trânsito real, além de se atentar a</w:t>
      </w:r>
      <w:r w:rsidR="009372B1">
        <w:t xml:space="preserve"> situações perigosas, </w:t>
      </w:r>
      <w:r w:rsidR="00C0195F">
        <w:t>evita</w:t>
      </w:r>
      <w:r w:rsidR="009372B1">
        <w:t>ndo</w:t>
      </w:r>
      <w:r w:rsidR="00C0195F">
        <w:t xml:space="preserve"> colisões com outros participantes do trânsito.</w:t>
      </w:r>
      <w:r w:rsidR="00B7740F">
        <w:t xml:space="preserve"> Por fim, </w:t>
      </w:r>
      <w:r w:rsidR="000A482F">
        <w:t xml:space="preserve">ao final do segundo cenário </w:t>
      </w:r>
      <w:r w:rsidR="00B7740F">
        <w:t xml:space="preserve">foram aplicados os questionários de </w:t>
      </w:r>
      <w:r w:rsidR="00ED63F7">
        <w:t xml:space="preserve">sintomas desconfortáveis, </w:t>
      </w:r>
      <w:r w:rsidR="001354FC">
        <w:t xml:space="preserve">comportamento de risco e de realismo </w:t>
      </w:r>
      <w:r w:rsidR="000A482F">
        <w:t>da aplicação</w:t>
      </w:r>
      <w:r w:rsidR="00CC3864">
        <w:t xml:space="preserve">. </w:t>
      </w:r>
      <w:ins w:id="71" w:author="Simone Erbs da Costa" w:date="2023-05-11T10:53:00Z">
        <w:r w:rsidR="007B3188" w:rsidRPr="00DE2819">
          <w:t xml:space="preserve">Zeuwts </w:t>
        </w:r>
        <w:r w:rsidR="007B3188" w:rsidRPr="00DE2819">
          <w:rPr>
            <w:i/>
            <w:iCs/>
          </w:rPr>
          <w:t xml:space="preserve">et al. </w:t>
        </w:r>
        <w:r w:rsidR="007B3188" w:rsidRPr="00DE2819">
          <w:t>(202</w:t>
        </w:r>
        <w:r w:rsidR="007B3188">
          <w:t>3</w:t>
        </w:r>
        <w:r w:rsidR="007B3188" w:rsidRPr="00DE2819">
          <w:t>)</w:t>
        </w:r>
        <w:r w:rsidR="007B3188">
          <w:t xml:space="preserve"> </w:t>
        </w:r>
      </w:ins>
      <w:del w:id="72" w:author="Simone Erbs da Costa" w:date="2023-05-11T10:53:00Z">
        <w:r w:rsidR="001248C6" w:rsidDel="007B3188">
          <w:delText>O</w:delText>
        </w:r>
        <w:r w:rsidR="00F37CA6" w:rsidDel="007B3188">
          <w:delText xml:space="preserve">s autores </w:delText>
        </w:r>
      </w:del>
      <w:r w:rsidR="009205DB">
        <w:t xml:space="preserve">puderam analisar </w:t>
      </w:r>
      <w:r w:rsidR="009205DB" w:rsidRPr="009205DB">
        <w:t>resultados relativos à antecipação de perigos</w:t>
      </w:r>
      <w:r w:rsidR="009205DB">
        <w:t xml:space="preserve">, como </w:t>
      </w:r>
      <w:r w:rsidR="00AB0615">
        <w:t xml:space="preserve">número de crianças que realmente </w:t>
      </w:r>
      <w:r w:rsidR="001D076F">
        <w:t>fixaram</w:t>
      </w:r>
      <w:r w:rsidR="00AB0615">
        <w:t xml:space="preserve"> o olhar a área de interesse, ou </w:t>
      </w:r>
      <w:r w:rsidR="00B70F37">
        <w:t xml:space="preserve">também a taxa de frenagem, que descreve o número de entrevistados que realmente freou </w:t>
      </w:r>
      <w:r w:rsidR="0046563D">
        <w:t>ao avistar</w:t>
      </w:r>
      <w:r w:rsidR="00B70F37">
        <w:t xml:space="preserve"> o perigo</w:t>
      </w:r>
      <w:ins w:id="73" w:author="Simone Erbs da Costa" w:date="2023-05-11T10:53:00Z">
        <w:r w:rsidR="007B3188">
          <w:t xml:space="preserve"> (</w:t>
        </w:r>
        <w:r w:rsidR="007B3188" w:rsidRPr="00DE2819">
          <w:t xml:space="preserve">ZEUWTS </w:t>
        </w:r>
        <w:r w:rsidR="007B3188" w:rsidRPr="00DE2819">
          <w:rPr>
            <w:i/>
            <w:iCs/>
          </w:rPr>
          <w:t>et al.</w:t>
        </w:r>
        <w:r w:rsidR="007B3188">
          <w:rPr>
            <w:i/>
            <w:iCs/>
          </w:rPr>
          <w:t xml:space="preserve">, </w:t>
        </w:r>
        <w:r w:rsidR="007B3188" w:rsidRPr="00DE2819">
          <w:t>202</w:t>
        </w:r>
        <w:r w:rsidR="007B3188">
          <w:t>3</w:t>
        </w:r>
        <w:r w:rsidR="007B3188" w:rsidRPr="00DE2819">
          <w:t>)</w:t>
        </w:r>
      </w:ins>
      <w:r w:rsidR="00B70F37">
        <w:t>.</w:t>
      </w:r>
    </w:p>
    <w:p w14:paraId="11FDDD1F" w14:textId="2B5B9B60" w:rsidR="004C7363" w:rsidRDefault="002C7782" w:rsidP="00767B4C">
      <w:pPr>
        <w:pStyle w:val="TF-TEXTO"/>
      </w:pPr>
      <w:r w:rsidRPr="001B21F2">
        <w:t xml:space="preserve">Zeuwts </w:t>
      </w:r>
      <w:r w:rsidRPr="007B3188">
        <w:rPr>
          <w:i/>
          <w:iCs/>
          <w:rPrChange w:id="74" w:author="Simone Erbs da Costa" w:date="2023-05-11T10:54:00Z">
            <w:rPr/>
          </w:rPrChange>
        </w:rPr>
        <w:t>et al</w:t>
      </w:r>
      <w:r w:rsidRPr="001B21F2">
        <w:t>. (202</w:t>
      </w:r>
      <w:r w:rsidR="004D1DFF">
        <w:t>3</w:t>
      </w:r>
      <w:r w:rsidRPr="001B21F2">
        <w:t>)</w:t>
      </w:r>
      <w:r>
        <w:t xml:space="preserve"> concluem </w:t>
      </w:r>
      <w:ins w:id="75" w:author="Simone Erbs da Costa" w:date="2023-05-11T10:54:00Z">
        <w:r w:rsidR="007B3188">
          <w:t>por meio</w:t>
        </w:r>
      </w:ins>
      <w:del w:id="76" w:author="Simone Erbs da Costa" w:date="2023-05-11T10:54:00Z">
        <w:r w:rsidDel="007B3188">
          <w:delText>através</w:delText>
        </w:r>
      </w:del>
      <w:r>
        <w:t xml:space="preserve"> de cálculos de correlação entre </w:t>
      </w:r>
      <w:r w:rsidR="007D2EA9">
        <w:t xml:space="preserve">as variáveis de interesse </w:t>
      </w:r>
      <w:r w:rsidR="0080034F">
        <w:t xml:space="preserve">que os participantes que pedalaram mais rápido pelo ambiente virtual pontuaram mais alto (pior) para erros e violações, além de mostrar um comportamento menos protetor em comparação com as crianças que pedalaram mais lentamente. </w:t>
      </w:r>
      <w:r w:rsidR="007A7363">
        <w:t xml:space="preserve">As avaliações gerais das crianças sobre o realismo do ambiente virtual giram em torno de razoavelmente realista para realista, </w:t>
      </w:r>
      <w:r w:rsidR="000E2CE1">
        <w:t>e na q</w:t>
      </w:r>
      <w:r w:rsidR="00F11AFC">
        <w:t>uestão de desconfortos, 10% dos participantes desistiram do estudo por conta de enjoos.</w:t>
      </w:r>
      <w:r w:rsidR="004F7900">
        <w:t xml:space="preserve"> </w:t>
      </w:r>
      <w:r w:rsidR="009268ED">
        <w:t>O estudo d</w:t>
      </w:r>
      <w:del w:id="77" w:author="Simone Erbs da Costa" w:date="2023-05-11T10:54:00Z">
        <w:r w:rsidR="009268ED" w:rsidDel="007B3188">
          <w:delText>os autor</w:delText>
        </w:r>
      </w:del>
      <w:r w:rsidR="009268ED">
        <w:t>e</w:t>
      </w:r>
      <w:ins w:id="78" w:author="Simone Erbs da Costa" w:date="2023-05-11T10:54:00Z">
        <w:r w:rsidR="007B3188">
          <w:t xml:space="preserve"> </w:t>
        </w:r>
        <w:r w:rsidR="007B3188" w:rsidRPr="001B21F2">
          <w:t xml:space="preserve">Zeuwts </w:t>
        </w:r>
        <w:r w:rsidR="007B3188" w:rsidRPr="000215DA">
          <w:rPr>
            <w:i/>
            <w:iCs/>
          </w:rPr>
          <w:t>et al</w:t>
        </w:r>
        <w:r w:rsidR="007B3188" w:rsidRPr="001B21F2">
          <w:t>. (202</w:t>
        </w:r>
        <w:r w:rsidR="007B3188">
          <w:t>3</w:t>
        </w:r>
        <w:r w:rsidR="007B3188" w:rsidRPr="001B21F2">
          <w:t>)</w:t>
        </w:r>
        <w:r w:rsidR="007B3188">
          <w:t xml:space="preserve"> </w:t>
        </w:r>
      </w:ins>
      <w:del w:id="79" w:author="Simone Erbs da Costa" w:date="2023-05-11T10:54:00Z">
        <w:r w:rsidR="009268ED" w:rsidDel="007B3188">
          <w:delText xml:space="preserve">s </w:delText>
        </w:r>
      </w:del>
      <w:r w:rsidR="009268ED">
        <w:t>permiti</w:t>
      </w:r>
      <w:r w:rsidR="00461E38">
        <w:t>u</w:t>
      </w:r>
      <w:r w:rsidR="004D6ED1">
        <w:t xml:space="preserve"> encenar várias situações perigosas sem pôr em perigo o participante, </w:t>
      </w:r>
      <w:r w:rsidR="00E218A1">
        <w:t xml:space="preserve">se tornando uma </w:t>
      </w:r>
      <w:r w:rsidR="008B48D9">
        <w:t xml:space="preserve">alternativa válida, sólida e ecológica para </w:t>
      </w:r>
      <w:r w:rsidR="00E218A1">
        <w:t xml:space="preserve">avaliar </w:t>
      </w:r>
      <w:r w:rsidR="008B48D9">
        <w:t>habilidades de antecipação</w:t>
      </w:r>
      <w:r w:rsidR="00E218A1">
        <w:t xml:space="preserve"> de perigos</w:t>
      </w:r>
      <w:r w:rsidR="008B48D9">
        <w:t xml:space="preserve"> em jovens ciclistas</w:t>
      </w:r>
      <w:r w:rsidR="00E218A1">
        <w:t>.</w:t>
      </w:r>
      <w:r w:rsidR="00A277CF">
        <w:t xml:space="preserve"> </w:t>
      </w:r>
      <w:ins w:id="80" w:author="Simone Erbs da Costa" w:date="2023-05-11T10:55:00Z">
        <w:r w:rsidR="007B3188" w:rsidRPr="001B21F2">
          <w:t xml:space="preserve">Zeuwts </w:t>
        </w:r>
        <w:r w:rsidR="007B3188" w:rsidRPr="000215DA">
          <w:rPr>
            <w:i/>
            <w:iCs/>
          </w:rPr>
          <w:t>et al</w:t>
        </w:r>
        <w:r w:rsidR="007B3188" w:rsidRPr="001B21F2">
          <w:t>. (202</w:t>
        </w:r>
        <w:r w:rsidR="007B3188">
          <w:t>3</w:t>
        </w:r>
        <w:r w:rsidR="007B3188" w:rsidRPr="001B21F2">
          <w:t>)</w:t>
        </w:r>
        <w:r w:rsidR="007B3188">
          <w:t xml:space="preserve"> </w:t>
        </w:r>
      </w:ins>
      <w:del w:id="81" w:author="Simone Erbs da Costa" w:date="2023-05-11T10:55:00Z">
        <w:r w:rsidR="00A277CF" w:rsidDel="007B3188">
          <w:delText xml:space="preserve">Os autores </w:delText>
        </w:r>
      </w:del>
      <w:r w:rsidR="004259C1">
        <w:t>ainda buscam aprimorar o projeto d</w:t>
      </w:r>
      <w:r w:rsidR="00A277CF">
        <w:t>ocumentando o motivo</w:t>
      </w:r>
      <w:r w:rsidR="004259C1">
        <w:t xml:space="preserve"> </w:t>
      </w:r>
      <w:r w:rsidR="00A277CF">
        <w:t>por que alguém acelera ou freia ao encontrar um</w:t>
      </w:r>
      <w:r w:rsidR="004259C1">
        <w:t xml:space="preserve"> </w:t>
      </w:r>
      <w:r w:rsidR="00A277CF">
        <w:t>risco fornece</w:t>
      </w:r>
      <w:r w:rsidR="004259C1">
        <w:t>ndo</w:t>
      </w:r>
      <w:r w:rsidR="00A277CF">
        <w:t xml:space="preserve"> mais informações sobre o</w:t>
      </w:r>
      <w:r w:rsidR="004259C1">
        <w:t xml:space="preserve"> </w:t>
      </w:r>
      <w:r w:rsidR="00A277CF">
        <w:t>processo de tomada de decisão</w:t>
      </w:r>
      <w:r w:rsidR="004259C1">
        <w:t xml:space="preserve">, </w:t>
      </w:r>
      <w:r w:rsidR="009268ED">
        <w:t>além de buscar diminuir a sensação de mal-estar adicionando a inclinação lateral e simulação de vento.</w:t>
      </w:r>
    </w:p>
    <w:p w14:paraId="766B7A04" w14:textId="7B431A58" w:rsidR="004C7363" w:rsidRDefault="00E04FFF" w:rsidP="009666BD">
      <w:pPr>
        <w:pStyle w:val="Ttulo2"/>
      </w:pPr>
      <w:r w:rsidRPr="00E04FFF">
        <w:t>Educação na Faixa: um Jogo 2D para o Ensino da Educação Para o Trânsito</w:t>
      </w:r>
    </w:p>
    <w:p w14:paraId="0EA6A303" w14:textId="720C895D" w:rsidR="00E04FFF" w:rsidRPr="00E04FFF" w:rsidRDefault="00CE255F" w:rsidP="00E04FFF">
      <w:pPr>
        <w:pStyle w:val="TF-TEXTO"/>
      </w:pPr>
      <w:r>
        <w:t xml:space="preserve">O trabalho de </w:t>
      </w:r>
      <w:r w:rsidR="00C84CAA" w:rsidRPr="00C84CAA">
        <w:t>Santos</w:t>
      </w:r>
      <w:r w:rsidR="00C84CAA" w:rsidRPr="00C84CAA">
        <w:rPr>
          <w:i/>
          <w:iCs/>
        </w:rPr>
        <w:t xml:space="preserve"> </w:t>
      </w:r>
      <w:r w:rsidR="00C84CAA" w:rsidRPr="00DE2819">
        <w:rPr>
          <w:i/>
          <w:iCs/>
        </w:rPr>
        <w:t xml:space="preserve">et al. </w:t>
      </w:r>
      <w:r w:rsidR="00C84CAA" w:rsidRPr="00DE2819">
        <w:t>(20</w:t>
      </w:r>
      <w:r w:rsidR="00C84CAA">
        <w:t>19</w:t>
      </w:r>
      <w:r w:rsidR="00C84CAA" w:rsidRPr="00DE2819">
        <w:t>)</w:t>
      </w:r>
      <w:r w:rsidR="00C84CAA">
        <w:t xml:space="preserve"> </w:t>
      </w:r>
      <w:r>
        <w:t xml:space="preserve">objetivou o desenvolvimento de um jogo 2D </w:t>
      </w:r>
      <w:r w:rsidR="001D10C2">
        <w:t xml:space="preserve">que aborda </w:t>
      </w:r>
      <w:r w:rsidR="00995CCF">
        <w:t>conceitos referentes ao trânsito</w:t>
      </w:r>
      <w:r w:rsidR="00676923">
        <w:t xml:space="preserve">, se baseando nas </w:t>
      </w:r>
      <w:r w:rsidR="00E56607" w:rsidRPr="00E56607">
        <w:t>Diretrizes Nacionais da Educação para o Trânsito</w:t>
      </w:r>
      <w:r w:rsidR="00E56607">
        <w:t xml:space="preserve"> e </w:t>
      </w:r>
      <w:r w:rsidR="008F3E98">
        <w:t>n</w:t>
      </w:r>
      <w:r w:rsidR="00E56607">
        <w:t xml:space="preserve">a </w:t>
      </w:r>
      <w:r w:rsidR="00E56607" w:rsidRPr="00E56607">
        <w:t>Base Nacional Comum Curricular</w:t>
      </w:r>
      <w:r w:rsidR="00E56607">
        <w:t xml:space="preserve"> (BNCC)</w:t>
      </w:r>
      <w:r w:rsidR="009846B8">
        <w:t>. L</w:t>
      </w:r>
      <w:r w:rsidR="00EE53A8">
        <w:t>ogo</w:t>
      </w:r>
      <w:r w:rsidR="009846B8">
        <w:t>,</w:t>
      </w:r>
      <w:r w:rsidR="00EE53A8">
        <w:t xml:space="preserve"> se pensou </w:t>
      </w:r>
      <w:r w:rsidR="00EE53A8" w:rsidRPr="00EE53A8">
        <w:t xml:space="preserve">em um jogo que permita ao estudante exercer </w:t>
      </w:r>
      <w:r w:rsidR="00674641" w:rsidRPr="00EE53A8">
        <w:t>a função</w:t>
      </w:r>
      <w:r w:rsidR="00EE53A8" w:rsidRPr="00EE53A8">
        <w:t xml:space="preserve"> de motorista de um veículo,</w:t>
      </w:r>
      <w:r w:rsidR="00674641">
        <w:t xml:space="preserve"> percorrendo as estradas até o seu objetivo final</w:t>
      </w:r>
      <w:r w:rsidR="00EE53A8" w:rsidRPr="00EE53A8">
        <w:t>.</w:t>
      </w:r>
      <w:r w:rsidR="00674641">
        <w:t xml:space="preserve"> </w:t>
      </w:r>
      <w:r w:rsidR="00AD1D97">
        <w:t xml:space="preserve">A implementação foi feita a partir da plataforma Construct 3, </w:t>
      </w:r>
      <w:r w:rsidR="00281EBC">
        <w:t>que permite desenvolver jogos 2D de maneira fácil e rápida, até mesmo sem a necessidade de codificação</w:t>
      </w:r>
      <w:ins w:id="82" w:author="Simone Erbs da Costa" w:date="2023-05-11T10:55:00Z">
        <w:r w:rsidR="007B3188">
          <w:t xml:space="preserve"> (</w:t>
        </w:r>
        <w:r w:rsidR="007B3188" w:rsidRPr="00C84CAA">
          <w:t>SANTOS</w:t>
        </w:r>
        <w:r w:rsidR="007B3188" w:rsidRPr="00C84CAA">
          <w:rPr>
            <w:i/>
            <w:iCs/>
          </w:rPr>
          <w:t xml:space="preserve"> </w:t>
        </w:r>
        <w:r w:rsidR="007B3188" w:rsidRPr="00DE2819">
          <w:rPr>
            <w:i/>
            <w:iCs/>
          </w:rPr>
          <w:t>et al.</w:t>
        </w:r>
        <w:r w:rsidR="007B3188">
          <w:rPr>
            <w:i/>
            <w:iCs/>
          </w:rPr>
          <w:t xml:space="preserve">, </w:t>
        </w:r>
        <w:r w:rsidR="007B3188" w:rsidRPr="00DE2819">
          <w:t>20</w:t>
        </w:r>
        <w:r w:rsidR="007B3188">
          <w:t>19</w:t>
        </w:r>
        <w:r w:rsidR="007B3188" w:rsidRPr="00DE2819">
          <w:t>)</w:t>
        </w:r>
        <w:r w:rsidR="007B3188">
          <w:t>.</w:t>
        </w:r>
      </w:ins>
      <w:del w:id="83" w:author="Simone Erbs da Costa" w:date="2023-05-11T10:55:00Z">
        <w:r w:rsidR="00281EBC" w:rsidDel="007B3188">
          <w:delText>.</w:delText>
        </w:r>
      </w:del>
    </w:p>
    <w:p w14:paraId="695C9671" w14:textId="7940E00D" w:rsidR="007B3188" w:rsidRDefault="00CC06E1" w:rsidP="007B3188">
      <w:pPr>
        <w:pStyle w:val="TF-TEXTO"/>
        <w:rPr>
          <w:ins w:id="84" w:author="Simone Erbs da Costa" w:date="2023-05-11T10:57:00Z"/>
        </w:rPr>
      </w:pPr>
      <w:commentRangeStart w:id="85"/>
      <w:r>
        <w:lastRenderedPageBreak/>
        <w:t xml:space="preserve">Em cada fase do jogo, deve ser um guiado um carro </w:t>
      </w:r>
      <w:commentRangeEnd w:id="85"/>
      <w:r w:rsidR="007B3188">
        <w:rPr>
          <w:rStyle w:val="Refdecomentrio"/>
        </w:rPr>
        <w:commentReference w:id="85"/>
      </w:r>
      <w:r>
        <w:t>até o destino especificado</w:t>
      </w:r>
      <w:r w:rsidR="006B1884">
        <w:t xml:space="preserve">, e durante o trajeto </w:t>
      </w:r>
      <w:r w:rsidR="0022215D">
        <w:t xml:space="preserve">o jogador avista diversas situações, como a faixa de pedestres, semáforos e sinalizações, devendo ser respeitadas para prosseguir </w:t>
      </w:r>
      <w:r w:rsidR="00F56224">
        <w:t xml:space="preserve">no caminho. Para tornar o jogo mais atrativo, foram adicionados elementos </w:t>
      </w:r>
      <w:r w:rsidR="00BC1831">
        <w:t xml:space="preserve">de jogos atuais, </w:t>
      </w:r>
      <w:r w:rsidR="00F56224">
        <w:t xml:space="preserve">como </w:t>
      </w:r>
      <w:r w:rsidR="00214CDD">
        <w:t xml:space="preserve">tempo, </w:t>
      </w:r>
      <w:r w:rsidR="00F56224">
        <w:t>moedas</w:t>
      </w:r>
      <w:r w:rsidR="002E60E8">
        <w:t>, animações e efeitos sonoros</w:t>
      </w:r>
      <w:del w:id="86" w:author="Simone Erbs da Costa" w:date="2023-05-11T10:55:00Z">
        <w:r w:rsidR="00EF51E2" w:rsidDel="007B3188">
          <w:delText xml:space="preserve"> (</w:delText>
        </w:r>
        <w:r w:rsidR="00E151CD" w:rsidDel="007B3188">
          <w:delText>SANTOS</w:delText>
        </w:r>
        <w:r w:rsidR="00EF51E2" w:rsidRPr="00C84CAA" w:rsidDel="007B3188">
          <w:rPr>
            <w:i/>
            <w:iCs/>
          </w:rPr>
          <w:delText xml:space="preserve"> </w:delText>
        </w:r>
        <w:r w:rsidR="00EF51E2" w:rsidRPr="00DE2819" w:rsidDel="007B3188">
          <w:rPr>
            <w:i/>
            <w:iCs/>
          </w:rPr>
          <w:delText>et al</w:delText>
        </w:r>
        <w:r w:rsidR="00E151CD" w:rsidDel="007B3188">
          <w:rPr>
            <w:i/>
            <w:iCs/>
          </w:rPr>
          <w:delText xml:space="preserve">, </w:delText>
        </w:r>
        <w:r w:rsidR="00EF51E2" w:rsidRPr="00DE2819" w:rsidDel="007B3188">
          <w:delText>20</w:delText>
        </w:r>
        <w:r w:rsidR="00EF51E2" w:rsidDel="007B3188">
          <w:delText>19</w:delText>
        </w:r>
        <w:r w:rsidR="00E151CD" w:rsidDel="007B3188">
          <w:delText>)</w:delText>
        </w:r>
      </w:del>
      <w:r w:rsidR="002E60E8">
        <w:t xml:space="preserve">. O cenário do jogo pode ser visto a partir da Figura </w:t>
      </w:r>
      <w:r w:rsidR="007D6294">
        <w:t>5</w:t>
      </w:r>
      <w:ins w:id="87" w:author="Simone Erbs da Costa" w:date="2023-05-11T10:57:00Z">
        <w:r w:rsidR="007B3188">
          <w:t xml:space="preserve">. Cabe destacar, </w:t>
        </w:r>
        <w:commentRangeStart w:id="88"/>
        <w:r w:rsidR="007B3188">
          <w:t>que as fases do jogo evoluem de forma progressiva, e a cada uma delas o jogador aprende novos conceitos relativos ao trânsito. A fase inicia com um guarda de trânsito ensinando as regras, após isso o jogador deve segui-las para avançar ao seu destino. Em caso de desrespeito às regras, ele é levado ao início do jogo, e sendo orientado com novas regras, na tentativa de complementar o aprendizado (SANTOS</w:t>
        </w:r>
        <w:r w:rsidR="007B3188" w:rsidRPr="00C84CAA">
          <w:rPr>
            <w:i/>
            <w:iCs/>
          </w:rPr>
          <w:t xml:space="preserve"> </w:t>
        </w:r>
        <w:r w:rsidR="007B3188" w:rsidRPr="00DE2819">
          <w:rPr>
            <w:i/>
            <w:iCs/>
          </w:rPr>
          <w:t>et al</w:t>
        </w:r>
        <w:r w:rsidR="007B3188">
          <w:rPr>
            <w:i/>
            <w:iCs/>
          </w:rPr>
          <w:t xml:space="preserve">, </w:t>
        </w:r>
        <w:r w:rsidR="007B3188" w:rsidRPr="00DE2819">
          <w:t>20</w:t>
        </w:r>
        <w:r w:rsidR="007B3188">
          <w:t xml:space="preserve">19). </w:t>
        </w:r>
      </w:ins>
      <w:commentRangeEnd w:id="88"/>
      <w:ins w:id="89" w:author="Simone Erbs da Costa" w:date="2023-05-11T10:58:00Z">
        <w:r w:rsidR="007B3188">
          <w:rPr>
            <w:rStyle w:val="Refdecomentrio"/>
          </w:rPr>
          <w:commentReference w:id="88"/>
        </w:r>
      </w:ins>
    </w:p>
    <w:p w14:paraId="496A4A02" w14:textId="0E932898" w:rsidR="004C7363" w:rsidDel="007B3188" w:rsidRDefault="002E60E8" w:rsidP="004C7363">
      <w:pPr>
        <w:pStyle w:val="TF-TEXTO"/>
        <w:rPr>
          <w:del w:id="90" w:author="Simone Erbs da Costa" w:date="2023-05-11T10:57:00Z"/>
        </w:rPr>
      </w:pPr>
      <w:del w:id="91" w:author="Simone Erbs da Costa" w:date="2023-05-11T10:55:00Z">
        <w:r w:rsidDel="007B3188">
          <w:delText>.</w:delText>
        </w:r>
      </w:del>
    </w:p>
    <w:p w14:paraId="504DAD58" w14:textId="76DCCF0E" w:rsidR="00E151CD" w:rsidRPr="00E151CD" w:rsidRDefault="00E151CD" w:rsidP="00E151CD">
      <w:pPr>
        <w:pStyle w:val="TF-LEGENDA"/>
      </w:pPr>
      <w:r>
        <w:t xml:space="preserve">Figura </w:t>
      </w:r>
      <w:r w:rsidR="007D6294">
        <w:t>5</w:t>
      </w:r>
      <w:r>
        <w:t xml:space="preserve"> – Cenário do jogo</w:t>
      </w:r>
    </w:p>
    <w:p w14:paraId="03C431A5" w14:textId="17144EBB" w:rsidR="002E60E8" w:rsidRDefault="00BC1831" w:rsidP="00E151CD">
      <w:pPr>
        <w:pStyle w:val="TF-FIGURA"/>
      </w:pPr>
      <w:r>
        <w:rPr>
          <w:noProof/>
        </w:rPr>
        <w:drawing>
          <wp:inline distT="0" distB="0" distL="0" distR="0" wp14:anchorId="011D237F" wp14:editId="26FE01F7">
            <wp:extent cx="4524375" cy="2584062"/>
            <wp:effectExtent l="0" t="0" r="0" b="6985"/>
            <wp:docPr id="8" name="Imagem 8" descr="Tela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ela de jogo de vídeo game&#10;&#10;Descrição gerada automaticamente com confiança média"/>
                    <pic:cNvPicPr/>
                  </pic:nvPicPr>
                  <pic:blipFill>
                    <a:blip r:embed="rId19"/>
                    <a:stretch>
                      <a:fillRect/>
                    </a:stretch>
                  </pic:blipFill>
                  <pic:spPr>
                    <a:xfrm>
                      <a:off x="0" y="0"/>
                      <a:ext cx="4552761" cy="2600275"/>
                    </a:xfrm>
                    <a:prstGeom prst="rect">
                      <a:avLst/>
                    </a:prstGeom>
                  </pic:spPr>
                </pic:pic>
              </a:graphicData>
            </a:graphic>
          </wp:inline>
        </w:drawing>
      </w:r>
    </w:p>
    <w:p w14:paraId="351C5A6D" w14:textId="48909A9A" w:rsidR="004C7363" w:rsidRPr="00E151CD" w:rsidRDefault="00E151CD" w:rsidP="00E151CD">
      <w:pPr>
        <w:pStyle w:val="TF-FONTE"/>
      </w:pPr>
      <w:r>
        <w:t xml:space="preserve">Fonte: </w:t>
      </w:r>
      <w:r w:rsidRPr="00C84CAA">
        <w:t>Santos</w:t>
      </w:r>
      <w:r w:rsidRPr="00C84CAA">
        <w:rPr>
          <w:i/>
          <w:iCs/>
        </w:rPr>
        <w:t xml:space="preserve"> </w:t>
      </w:r>
      <w:r w:rsidRPr="00DE2819">
        <w:rPr>
          <w:i/>
          <w:iCs/>
        </w:rPr>
        <w:t xml:space="preserve">et al. </w:t>
      </w:r>
      <w:r w:rsidRPr="00DE2819">
        <w:t>(20</w:t>
      </w:r>
      <w:r>
        <w:t>19</w:t>
      </w:r>
      <w:r w:rsidRPr="00DE2819">
        <w:t>)</w:t>
      </w:r>
      <w:r>
        <w:t>.</w:t>
      </w:r>
    </w:p>
    <w:p w14:paraId="119CF4E8" w14:textId="4410DF75" w:rsidR="004C7363" w:rsidDel="007B3188" w:rsidRDefault="00AB6662" w:rsidP="004C7363">
      <w:pPr>
        <w:pStyle w:val="TF-TEXTO"/>
        <w:rPr>
          <w:del w:id="92" w:author="Simone Erbs da Costa" w:date="2023-05-11T10:57:00Z"/>
        </w:rPr>
      </w:pPr>
      <w:del w:id="93" w:author="Simone Erbs da Costa" w:date="2023-05-11T10:57:00Z">
        <w:r w:rsidDel="007B3188">
          <w:delText xml:space="preserve">As fases do jogo evoluem de forma </w:delText>
        </w:r>
        <w:r w:rsidR="006D1031" w:rsidDel="007B3188">
          <w:delText xml:space="preserve">progressiva, e a cada uma delas o jogador aprende novos conceitos relativos ao trânsito. A fase inicia </w:delText>
        </w:r>
        <w:r w:rsidR="00B12093" w:rsidDel="007B3188">
          <w:delText xml:space="preserve">com </w:delText>
        </w:r>
        <w:r w:rsidR="006D1031" w:rsidDel="007B3188">
          <w:delText xml:space="preserve">um guarda de trânsito ensinando as regras, </w:delText>
        </w:r>
        <w:r w:rsidR="006F2341" w:rsidDel="007B3188">
          <w:delText xml:space="preserve">após isso o jogador deve segui-las para avançar ao seu destino. Em caso de desrespeito </w:delText>
        </w:r>
        <w:r w:rsidR="00B12093" w:rsidDel="007B3188">
          <w:delText>às</w:delText>
        </w:r>
        <w:r w:rsidR="006F2341" w:rsidDel="007B3188">
          <w:delText xml:space="preserve"> regras</w:delText>
        </w:r>
        <w:r w:rsidR="0061562B" w:rsidDel="007B3188">
          <w:delText xml:space="preserve">, ele é levado ao início do jogo, e sendo orientado com novas regras, na tentativa de </w:delText>
        </w:r>
        <w:r w:rsidR="00342FDC" w:rsidDel="007B3188">
          <w:delText xml:space="preserve">complementar </w:delText>
        </w:r>
        <w:r w:rsidR="0061562B" w:rsidDel="007B3188">
          <w:delText xml:space="preserve">o </w:delText>
        </w:r>
        <w:r w:rsidR="00342FDC" w:rsidDel="007B3188">
          <w:delText>aprendizado</w:delText>
        </w:r>
      </w:del>
      <w:del w:id="94" w:author="Simone Erbs da Costa" w:date="2023-05-11T10:56:00Z">
        <w:r w:rsidR="0061562B" w:rsidDel="007B3188">
          <w:delText>.</w:delText>
        </w:r>
      </w:del>
      <w:del w:id="95" w:author="Simone Erbs da Costa" w:date="2023-05-11T10:57:00Z">
        <w:r w:rsidR="006F2341" w:rsidDel="007B3188">
          <w:delText xml:space="preserve"> </w:delText>
        </w:r>
      </w:del>
    </w:p>
    <w:p w14:paraId="6ED2E0E9" w14:textId="02A32703" w:rsidR="004C7363" w:rsidRDefault="00CE2C70" w:rsidP="005C3571">
      <w:pPr>
        <w:pStyle w:val="TF-TEXTO"/>
      </w:pPr>
      <w:r w:rsidRPr="00C84CAA">
        <w:t>Santos</w:t>
      </w:r>
      <w:r w:rsidRPr="00C84CAA">
        <w:rPr>
          <w:i/>
          <w:iCs/>
        </w:rPr>
        <w:t xml:space="preserve"> </w:t>
      </w:r>
      <w:r w:rsidRPr="00DE2819">
        <w:rPr>
          <w:i/>
          <w:iCs/>
        </w:rPr>
        <w:t xml:space="preserve">et al. </w:t>
      </w:r>
      <w:r w:rsidRPr="00DE2819">
        <w:t>(20</w:t>
      </w:r>
      <w:r>
        <w:t>19</w:t>
      </w:r>
      <w:r w:rsidRPr="00DE2819">
        <w:t>)</w:t>
      </w:r>
      <w:r>
        <w:t xml:space="preserve"> aplicaram o</w:t>
      </w:r>
      <w:r w:rsidR="00760771">
        <w:t xml:space="preserve"> jogo </w:t>
      </w:r>
      <w:r w:rsidR="006D6CDE">
        <w:t>a uma turma de um curso de informática composta de 12 alunos, com idade vari</w:t>
      </w:r>
      <w:r w:rsidR="0072277C">
        <w:t xml:space="preserve">ando entre 15 e 50 anos, buscando obter um feedback </w:t>
      </w:r>
      <w:r w:rsidR="00917818">
        <w:t>a respeito de aspectos técnicos e pedagógicos do jogo.</w:t>
      </w:r>
      <w:r w:rsidR="005C3571">
        <w:t xml:space="preserve"> Ao final d</w:t>
      </w:r>
      <w:r w:rsidR="00B12093">
        <w:t>e cada</w:t>
      </w:r>
      <w:r w:rsidR="005C3571">
        <w:t xml:space="preserve"> </w:t>
      </w:r>
      <w:r w:rsidR="00B12093">
        <w:t>jogada</w:t>
      </w:r>
      <w:r w:rsidR="005C3571">
        <w:t xml:space="preserve"> foi aplicado um questionário aos participantes, </w:t>
      </w:r>
      <w:r w:rsidR="00203CDF">
        <w:t xml:space="preserve">abordando </w:t>
      </w:r>
      <w:r w:rsidR="00D4011A" w:rsidRPr="005C3571">
        <w:t>aspectos de usabilidade do jogo e</w:t>
      </w:r>
      <w:r w:rsidR="005C3571" w:rsidRPr="005C3571">
        <w:t xml:space="preserve"> os aspectos pedagógicos identificados. As opções de resposta foram compostas por Atende, Atende Parcialmente e Não Aten</w:t>
      </w:r>
      <w:r w:rsidR="00203CDF">
        <w:t xml:space="preserve">de. </w:t>
      </w:r>
      <w:r w:rsidR="00462675">
        <w:t xml:space="preserve">Conforme </w:t>
      </w:r>
      <w:r w:rsidR="00AD2175">
        <w:t xml:space="preserve">exposto na </w:t>
      </w:r>
      <w:r w:rsidR="002D63F7">
        <w:t>Quadro</w:t>
      </w:r>
      <w:r w:rsidR="00AD2175">
        <w:t xml:space="preserve"> </w:t>
      </w:r>
      <w:r w:rsidR="002D63F7">
        <w:t>1</w:t>
      </w:r>
      <w:r w:rsidR="00AD2175">
        <w:t xml:space="preserve">, é possível analisar que o </w:t>
      </w:r>
      <w:r w:rsidR="004308F3">
        <w:t xml:space="preserve">tema é fácil de compreender, além do jogo se adequar ao mundo imaginário que é proposto e </w:t>
      </w:r>
      <w:r w:rsidR="00E21F6F">
        <w:t xml:space="preserve">contribuir para a aprendizagem de um tema </w:t>
      </w:r>
      <w:r w:rsidR="008D7DE6">
        <w:t>importante</w:t>
      </w:r>
      <w:ins w:id="96" w:author="Simone Erbs da Costa" w:date="2023-05-11T10:58:00Z">
        <w:r w:rsidR="007B3188">
          <w:t xml:space="preserve"> (</w:t>
        </w:r>
        <w:r w:rsidR="007B3188" w:rsidRPr="00C84CAA">
          <w:t>SANTOS</w:t>
        </w:r>
        <w:r w:rsidR="007B3188" w:rsidRPr="00C84CAA">
          <w:rPr>
            <w:i/>
            <w:iCs/>
          </w:rPr>
          <w:t xml:space="preserve"> </w:t>
        </w:r>
        <w:r w:rsidR="007B3188" w:rsidRPr="00DE2819">
          <w:rPr>
            <w:i/>
            <w:iCs/>
          </w:rPr>
          <w:t>et al.</w:t>
        </w:r>
        <w:r w:rsidR="007B3188">
          <w:rPr>
            <w:i/>
            <w:iCs/>
          </w:rPr>
          <w:t xml:space="preserve">, </w:t>
        </w:r>
        <w:r w:rsidR="007B3188" w:rsidRPr="00DE2819">
          <w:t>20</w:t>
        </w:r>
        <w:r w:rsidR="007B3188">
          <w:t>19</w:t>
        </w:r>
        <w:r w:rsidR="007B3188" w:rsidRPr="00DE2819">
          <w:t>)</w:t>
        </w:r>
      </w:ins>
      <w:r w:rsidR="008D7DE6">
        <w:t>.</w:t>
      </w:r>
    </w:p>
    <w:p w14:paraId="082723FF" w14:textId="1DB143BA" w:rsidR="008D7DE6" w:rsidRDefault="002D63F7" w:rsidP="002D63F7">
      <w:pPr>
        <w:pStyle w:val="TF-LEGENDA"/>
      </w:pPr>
      <w:r w:rsidRPr="002D63F7">
        <w:t>Quadro</w:t>
      </w:r>
      <w:r w:rsidR="008645D9" w:rsidRPr="002D63F7">
        <w:t xml:space="preserve"> </w:t>
      </w:r>
      <w:r w:rsidRPr="002D63F7">
        <w:t>1</w:t>
      </w:r>
      <w:r w:rsidR="008645D9" w:rsidRPr="002D63F7">
        <w:t xml:space="preserve"> </w:t>
      </w:r>
      <w:r w:rsidRPr="002D63F7">
        <w:t>–</w:t>
      </w:r>
      <w:r w:rsidR="008645D9" w:rsidRPr="002D63F7">
        <w:t xml:space="preserve"> </w:t>
      </w:r>
      <w:r w:rsidRPr="002D63F7">
        <w:t>Dados do questionário de avalição</w:t>
      </w:r>
    </w:p>
    <w:tbl>
      <w:tblPr>
        <w:tblStyle w:val="Tabelacomgrade"/>
        <w:tblW w:w="8866" w:type="dxa"/>
        <w:tblInd w:w="201" w:type="dxa"/>
        <w:tblLook w:val="04A0" w:firstRow="1" w:lastRow="0" w:firstColumn="1" w:lastColumn="0" w:noHBand="0" w:noVBand="1"/>
        <w:tblPrChange w:id="97" w:author="Simone Erbs da Costa" w:date="2023-05-11T10:59:00Z">
          <w:tblPr>
            <w:tblStyle w:val="Tabelacomgrade"/>
            <w:tblW w:w="8441" w:type="dxa"/>
            <w:tblInd w:w="201" w:type="dxa"/>
            <w:tblLook w:val="04A0" w:firstRow="1" w:lastRow="0" w:firstColumn="1" w:lastColumn="0" w:noHBand="0" w:noVBand="1"/>
          </w:tblPr>
        </w:tblPrChange>
      </w:tblPr>
      <w:tblGrid>
        <w:gridCol w:w="5323"/>
        <w:gridCol w:w="1134"/>
        <w:gridCol w:w="1275"/>
        <w:gridCol w:w="1134"/>
        <w:tblGridChange w:id="98">
          <w:tblGrid>
            <w:gridCol w:w="4614"/>
            <w:gridCol w:w="1381"/>
            <w:gridCol w:w="1260"/>
            <w:gridCol w:w="1186"/>
          </w:tblGrid>
        </w:tblGridChange>
      </w:tblGrid>
      <w:tr w:rsidR="00833027" w14:paraId="027039F7" w14:textId="77777777" w:rsidTr="007B3188">
        <w:trPr>
          <w:trHeight w:val="254"/>
          <w:trPrChange w:id="99" w:author="Simone Erbs da Costa" w:date="2023-05-11T10:59:00Z">
            <w:trPr>
              <w:trHeight w:val="471"/>
            </w:trPr>
          </w:trPrChange>
        </w:trPr>
        <w:tc>
          <w:tcPr>
            <w:tcW w:w="8866" w:type="dxa"/>
            <w:gridSpan w:val="4"/>
            <w:shd w:val="clear" w:color="auto" w:fill="A6A6A6" w:themeFill="background1" w:themeFillShade="A6"/>
            <w:tcPrChange w:id="100" w:author="Simone Erbs da Costa" w:date="2023-05-11T10:59:00Z">
              <w:tcPr>
                <w:tcW w:w="8441" w:type="dxa"/>
                <w:gridSpan w:val="4"/>
                <w:shd w:val="clear" w:color="auto" w:fill="A6A6A6" w:themeFill="background1" w:themeFillShade="A6"/>
              </w:tcPr>
            </w:tcPrChange>
          </w:tcPr>
          <w:p w14:paraId="3BD556D0" w14:textId="135D0226" w:rsidR="00833027" w:rsidRDefault="00DF16DC" w:rsidP="00167735">
            <w:pPr>
              <w:pStyle w:val="TF-TEXTOQUADRO"/>
              <w:jc w:val="center"/>
            </w:pPr>
            <w:r>
              <w:t>USABILIDADE DO JOGO</w:t>
            </w:r>
          </w:p>
        </w:tc>
      </w:tr>
      <w:tr w:rsidR="00833027" w14:paraId="23E80D96" w14:textId="77777777" w:rsidTr="007B3188">
        <w:trPr>
          <w:trHeight w:val="409"/>
          <w:trPrChange w:id="101" w:author="Simone Erbs da Costa" w:date="2023-05-11T11:00:00Z">
            <w:trPr>
              <w:trHeight w:val="409"/>
            </w:trPr>
          </w:trPrChange>
        </w:trPr>
        <w:tc>
          <w:tcPr>
            <w:tcW w:w="5323" w:type="dxa"/>
            <w:vAlign w:val="center"/>
            <w:tcPrChange w:id="102" w:author="Simone Erbs da Costa" w:date="2023-05-11T11:00:00Z">
              <w:tcPr>
                <w:tcW w:w="4614" w:type="dxa"/>
              </w:tcPr>
            </w:tcPrChange>
          </w:tcPr>
          <w:p w14:paraId="266C6863" w14:textId="4D385275" w:rsidR="00833027" w:rsidRDefault="00CE4BEE" w:rsidP="007B3188">
            <w:pPr>
              <w:pStyle w:val="TF-TEXTOQUADRO"/>
              <w:jc w:val="center"/>
            </w:pPr>
            <w:r>
              <w:t>Pergunta</w:t>
            </w:r>
          </w:p>
        </w:tc>
        <w:tc>
          <w:tcPr>
            <w:tcW w:w="1134" w:type="dxa"/>
            <w:vAlign w:val="center"/>
            <w:tcPrChange w:id="103" w:author="Simone Erbs da Costa" w:date="2023-05-11T11:00:00Z">
              <w:tcPr>
                <w:tcW w:w="1381" w:type="dxa"/>
              </w:tcPr>
            </w:tcPrChange>
          </w:tcPr>
          <w:p w14:paraId="27ED6587" w14:textId="7DF49DDF" w:rsidR="00833027" w:rsidRDefault="00F435FB" w:rsidP="007B3188">
            <w:pPr>
              <w:pStyle w:val="TF-TEXTOQUADRO"/>
              <w:jc w:val="center"/>
            </w:pPr>
            <w:r>
              <w:t>Atende</w:t>
            </w:r>
          </w:p>
        </w:tc>
        <w:tc>
          <w:tcPr>
            <w:tcW w:w="1275" w:type="dxa"/>
            <w:vAlign w:val="center"/>
            <w:tcPrChange w:id="104" w:author="Simone Erbs da Costa" w:date="2023-05-11T11:00:00Z">
              <w:tcPr>
                <w:tcW w:w="1260" w:type="dxa"/>
              </w:tcPr>
            </w:tcPrChange>
          </w:tcPr>
          <w:p w14:paraId="02439064" w14:textId="0728E70A" w:rsidR="00F25CF4" w:rsidRDefault="00F435FB" w:rsidP="007B3188">
            <w:pPr>
              <w:pStyle w:val="TF-TEXTOQUADRO"/>
              <w:jc w:val="center"/>
            </w:pPr>
            <w:r>
              <w:t>Atende</w:t>
            </w:r>
          </w:p>
          <w:p w14:paraId="595CA211" w14:textId="4B6F274D" w:rsidR="00833027" w:rsidRDefault="00F435FB" w:rsidP="007B3188">
            <w:pPr>
              <w:pStyle w:val="TF-TEXTOQUADRO"/>
              <w:jc w:val="center"/>
            </w:pPr>
            <w:r>
              <w:t>Parcialmente</w:t>
            </w:r>
          </w:p>
        </w:tc>
        <w:tc>
          <w:tcPr>
            <w:tcW w:w="1134" w:type="dxa"/>
            <w:vAlign w:val="center"/>
            <w:tcPrChange w:id="105" w:author="Simone Erbs da Costa" w:date="2023-05-11T11:00:00Z">
              <w:tcPr>
                <w:tcW w:w="1186" w:type="dxa"/>
              </w:tcPr>
            </w:tcPrChange>
          </w:tcPr>
          <w:p w14:paraId="51C23E97" w14:textId="422695DF" w:rsidR="00833027" w:rsidRDefault="00F435FB" w:rsidP="007B3188">
            <w:pPr>
              <w:pStyle w:val="TF-TEXTOQUADRO"/>
              <w:jc w:val="center"/>
            </w:pPr>
            <w:r>
              <w:t>Não atende</w:t>
            </w:r>
          </w:p>
        </w:tc>
      </w:tr>
      <w:tr w:rsidR="00833027" w14:paraId="4B5845C7" w14:textId="77777777" w:rsidTr="007B3188">
        <w:tc>
          <w:tcPr>
            <w:tcW w:w="5323" w:type="dxa"/>
            <w:vAlign w:val="center"/>
            <w:tcPrChange w:id="106" w:author="Simone Erbs da Costa" w:date="2023-05-11T11:00:00Z">
              <w:tcPr>
                <w:tcW w:w="4614" w:type="dxa"/>
              </w:tcPr>
            </w:tcPrChange>
          </w:tcPr>
          <w:p w14:paraId="185DE818" w14:textId="1B8D86F7" w:rsidR="00833027" w:rsidRDefault="00CE4BEE" w:rsidP="007B3188">
            <w:pPr>
              <w:pStyle w:val="TF-TEXTOQUADRO"/>
            </w:pPr>
            <w:r>
              <w:t>O tema proposto é fácil de entender</w:t>
            </w:r>
            <w:r w:rsidR="00E068EA">
              <w:t>.</w:t>
            </w:r>
          </w:p>
        </w:tc>
        <w:tc>
          <w:tcPr>
            <w:tcW w:w="1134" w:type="dxa"/>
            <w:vAlign w:val="center"/>
            <w:tcPrChange w:id="107" w:author="Simone Erbs da Costa" w:date="2023-05-11T11:00:00Z">
              <w:tcPr>
                <w:tcW w:w="1381" w:type="dxa"/>
              </w:tcPr>
            </w:tcPrChange>
          </w:tcPr>
          <w:p w14:paraId="659DA7D3" w14:textId="24CED6E5" w:rsidR="00833027" w:rsidRDefault="00F435FB" w:rsidP="007B3188">
            <w:pPr>
              <w:pStyle w:val="TF-TEXTOQUADRO"/>
              <w:jc w:val="center"/>
            </w:pPr>
            <w:r>
              <w:t>100%</w:t>
            </w:r>
          </w:p>
        </w:tc>
        <w:tc>
          <w:tcPr>
            <w:tcW w:w="1275" w:type="dxa"/>
            <w:vAlign w:val="center"/>
            <w:tcPrChange w:id="108" w:author="Simone Erbs da Costa" w:date="2023-05-11T11:00:00Z">
              <w:tcPr>
                <w:tcW w:w="1260" w:type="dxa"/>
              </w:tcPr>
            </w:tcPrChange>
          </w:tcPr>
          <w:p w14:paraId="6C3C31F3" w14:textId="27D7C5EE" w:rsidR="00833027" w:rsidRDefault="00B247F3" w:rsidP="007B3188">
            <w:pPr>
              <w:pStyle w:val="TF-TEXTOQUADRO"/>
              <w:jc w:val="center"/>
            </w:pPr>
            <w:r>
              <w:t>0%</w:t>
            </w:r>
          </w:p>
        </w:tc>
        <w:tc>
          <w:tcPr>
            <w:tcW w:w="1134" w:type="dxa"/>
            <w:vAlign w:val="center"/>
            <w:tcPrChange w:id="109" w:author="Simone Erbs da Costa" w:date="2023-05-11T11:00:00Z">
              <w:tcPr>
                <w:tcW w:w="1186" w:type="dxa"/>
              </w:tcPr>
            </w:tcPrChange>
          </w:tcPr>
          <w:p w14:paraId="5C55317C" w14:textId="308BC83B" w:rsidR="00833027" w:rsidRDefault="00B247F3" w:rsidP="007B3188">
            <w:pPr>
              <w:pStyle w:val="TF-TEXTOQUADRO"/>
              <w:jc w:val="center"/>
            </w:pPr>
            <w:r>
              <w:t>0%</w:t>
            </w:r>
          </w:p>
        </w:tc>
      </w:tr>
      <w:tr w:rsidR="00833027" w14:paraId="160A99E3" w14:textId="77777777" w:rsidTr="007B3188">
        <w:tc>
          <w:tcPr>
            <w:tcW w:w="5323" w:type="dxa"/>
            <w:vAlign w:val="center"/>
            <w:tcPrChange w:id="110" w:author="Simone Erbs da Costa" w:date="2023-05-11T11:00:00Z">
              <w:tcPr>
                <w:tcW w:w="4614" w:type="dxa"/>
              </w:tcPr>
            </w:tcPrChange>
          </w:tcPr>
          <w:p w14:paraId="1479B412" w14:textId="540E3E3B" w:rsidR="00833027" w:rsidRDefault="00CE4BEE" w:rsidP="007B3188">
            <w:pPr>
              <w:pStyle w:val="TF-TEXTOQUADRO"/>
            </w:pPr>
            <w:r>
              <w:t>É motivador e envolvente.</w:t>
            </w:r>
          </w:p>
        </w:tc>
        <w:tc>
          <w:tcPr>
            <w:tcW w:w="1134" w:type="dxa"/>
            <w:vAlign w:val="center"/>
            <w:tcPrChange w:id="111" w:author="Simone Erbs da Costa" w:date="2023-05-11T11:00:00Z">
              <w:tcPr>
                <w:tcW w:w="1381" w:type="dxa"/>
              </w:tcPr>
            </w:tcPrChange>
          </w:tcPr>
          <w:p w14:paraId="1BFDC2AD" w14:textId="68778DF4" w:rsidR="00833027" w:rsidRDefault="00F435FB" w:rsidP="007B3188">
            <w:pPr>
              <w:pStyle w:val="TF-TEXTOQUADRO"/>
              <w:jc w:val="center"/>
            </w:pPr>
            <w:r>
              <w:t>33,3%</w:t>
            </w:r>
          </w:p>
        </w:tc>
        <w:tc>
          <w:tcPr>
            <w:tcW w:w="1275" w:type="dxa"/>
            <w:vAlign w:val="center"/>
            <w:tcPrChange w:id="112" w:author="Simone Erbs da Costa" w:date="2023-05-11T11:00:00Z">
              <w:tcPr>
                <w:tcW w:w="1260" w:type="dxa"/>
              </w:tcPr>
            </w:tcPrChange>
          </w:tcPr>
          <w:p w14:paraId="712219CC" w14:textId="6498B9B0" w:rsidR="00833027" w:rsidRDefault="00B247F3" w:rsidP="007B3188">
            <w:pPr>
              <w:pStyle w:val="TF-TEXTOQUADRO"/>
              <w:jc w:val="center"/>
            </w:pPr>
            <w:r>
              <w:t>66,7%</w:t>
            </w:r>
          </w:p>
        </w:tc>
        <w:tc>
          <w:tcPr>
            <w:tcW w:w="1134" w:type="dxa"/>
            <w:vAlign w:val="center"/>
            <w:tcPrChange w:id="113" w:author="Simone Erbs da Costa" w:date="2023-05-11T11:00:00Z">
              <w:tcPr>
                <w:tcW w:w="1186" w:type="dxa"/>
              </w:tcPr>
            </w:tcPrChange>
          </w:tcPr>
          <w:p w14:paraId="444494BB" w14:textId="5EBA05D5" w:rsidR="00833027" w:rsidRDefault="00B247F3" w:rsidP="007B3188">
            <w:pPr>
              <w:pStyle w:val="TF-TEXTOQUADRO"/>
              <w:jc w:val="center"/>
            </w:pPr>
            <w:r>
              <w:t>0%</w:t>
            </w:r>
          </w:p>
        </w:tc>
      </w:tr>
      <w:tr w:rsidR="00833027" w14:paraId="57547BA8" w14:textId="77777777" w:rsidTr="007B3188">
        <w:tc>
          <w:tcPr>
            <w:tcW w:w="5323" w:type="dxa"/>
            <w:vAlign w:val="center"/>
            <w:tcPrChange w:id="114" w:author="Simone Erbs da Costa" w:date="2023-05-11T11:00:00Z">
              <w:tcPr>
                <w:tcW w:w="4614" w:type="dxa"/>
              </w:tcPr>
            </w:tcPrChange>
          </w:tcPr>
          <w:p w14:paraId="2FBE45AD" w14:textId="410E1151" w:rsidR="00833027" w:rsidRDefault="00CE4BEE" w:rsidP="007B3188">
            <w:pPr>
              <w:pStyle w:val="TF-TEXTOQUADRO"/>
            </w:pPr>
            <w:r>
              <w:t>As mensagens são fáceis de ler e compreender a ideia.</w:t>
            </w:r>
          </w:p>
        </w:tc>
        <w:tc>
          <w:tcPr>
            <w:tcW w:w="1134" w:type="dxa"/>
            <w:vAlign w:val="center"/>
            <w:tcPrChange w:id="115" w:author="Simone Erbs da Costa" w:date="2023-05-11T11:00:00Z">
              <w:tcPr>
                <w:tcW w:w="1381" w:type="dxa"/>
              </w:tcPr>
            </w:tcPrChange>
          </w:tcPr>
          <w:p w14:paraId="3183B7C5" w14:textId="6C914D44" w:rsidR="00833027" w:rsidRDefault="00F435FB" w:rsidP="007B3188">
            <w:pPr>
              <w:pStyle w:val="TF-TEXTOQUADRO"/>
              <w:jc w:val="center"/>
            </w:pPr>
            <w:r>
              <w:t>100%</w:t>
            </w:r>
          </w:p>
        </w:tc>
        <w:tc>
          <w:tcPr>
            <w:tcW w:w="1275" w:type="dxa"/>
            <w:vAlign w:val="center"/>
            <w:tcPrChange w:id="116" w:author="Simone Erbs da Costa" w:date="2023-05-11T11:00:00Z">
              <w:tcPr>
                <w:tcW w:w="1260" w:type="dxa"/>
              </w:tcPr>
            </w:tcPrChange>
          </w:tcPr>
          <w:p w14:paraId="252DC3B4" w14:textId="4D608B89" w:rsidR="00833027" w:rsidRDefault="00B247F3" w:rsidP="007B3188">
            <w:pPr>
              <w:pStyle w:val="TF-TEXTOQUADRO"/>
              <w:jc w:val="center"/>
            </w:pPr>
            <w:r>
              <w:t>0%</w:t>
            </w:r>
          </w:p>
        </w:tc>
        <w:tc>
          <w:tcPr>
            <w:tcW w:w="1134" w:type="dxa"/>
            <w:vAlign w:val="center"/>
            <w:tcPrChange w:id="117" w:author="Simone Erbs da Costa" w:date="2023-05-11T11:00:00Z">
              <w:tcPr>
                <w:tcW w:w="1186" w:type="dxa"/>
              </w:tcPr>
            </w:tcPrChange>
          </w:tcPr>
          <w:p w14:paraId="67B9A0A3" w14:textId="56D8E752" w:rsidR="00833027" w:rsidRDefault="00B247F3" w:rsidP="007B3188">
            <w:pPr>
              <w:pStyle w:val="TF-TEXTOQUADRO"/>
              <w:jc w:val="center"/>
            </w:pPr>
            <w:r>
              <w:t>0%</w:t>
            </w:r>
          </w:p>
        </w:tc>
      </w:tr>
      <w:tr w:rsidR="00833027" w14:paraId="118B843D" w14:textId="77777777" w:rsidTr="007B3188">
        <w:tc>
          <w:tcPr>
            <w:tcW w:w="5323" w:type="dxa"/>
            <w:vAlign w:val="center"/>
            <w:tcPrChange w:id="118" w:author="Simone Erbs da Costa" w:date="2023-05-11T11:00:00Z">
              <w:tcPr>
                <w:tcW w:w="4614" w:type="dxa"/>
              </w:tcPr>
            </w:tcPrChange>
          </w:tcPr>
          <w:p w14:paraId="5F18D231" w14:textId="3E6DED7C" w:rsidR="00833027" w:rsidRDefault="007A0473" w:rsidP="007B3188">
            <w:pPr>
              <w:pStyle w:val="TF-TEXTOQUADRO"/>
            </w:pPr>
            <w:r>
              <w:t>Permite que seja usado sem a necessidade de outra pessoa passar orientações.</w:t>
            </w:r>
          </w:p>
        </w:tc>
        <w:tc>
          <w:tcPr>
            <w:tcW w:w="1134" w:type="dxa"/>
            <w:vAlign w:val="center"/>
            <w:tcPrChange w:id="119" w:author="Simone Erbs da Costa" w:date="2023-05-11T11:00:00Z">
              <w:tcPr>
                <w:tcW w:w="1381" w:type="dxa"/>
              </w:tcPr>
            </w:tcPrChange>
          </w:tcPr>
          <w:p w14:paraId="56448CCC" w14:textId="0E345CA9" w:rsidR="00833027" w:rsidRDefault="00F435FB" w:rsidP="007B3188">
            <w:pPr>
              <w:pStyle w:val="TF-TEXTOQUADRO"/>
              <w:jc w:val="center"/>
            </w:pPr>
            <w:r>
              <w:t>91,7%</w:t>
            </w:r>
          </w:p>
        </w:tc>
        <w:tc>
          <w:tcPr>
            <w:tcW w:w="1275" w:type="dxa"/>
            <w:vAlign w:val="center"/>
            <w:tcPrChange w:id="120" w:author="Simone Erbs da Costa" w:date="2023-05-11T11:00:00Z">
              <w:tcPr>
                <w:tcW w:w="1260" w:type="dxa"/>
              </w:tcPr>
            </w:tcPrChange>
          </w:tcPr>
          <w:p w14:paraId="1EDA56A3" w14:textId="63482761" w:rsidR="00833027" w:rsidRDefault="00B247F3" w:rsidP="007B3188">
            <w:pPr>
              <w:pStyle w:val="TF-TEXTOQUADRO"/>
              <w:jc w:val="center"/>
            </w:pPr>
            <w:r>
              <w:t>0%</w:t>
            </w:r>
          </w:p>
        </w:tc>
        <w:tc>
          <w:tcPr>
            <w:tcW w:w="1134" w:type="dxa"/>
            <w:vAlign w:val="center"/>
            <w:tcPrChange w:id="121" w:author="Simone Erbs da Costa" w:date="2023-05-11T11:00:00Z">
              <w:tcPr>
                <w:tcW w:w="1186" w:type="dxa"/>
              </w:tcPr>
            </w:tcPrChange>
          </w:tcPr>
          <w:p w14:paraId="393A6D9A" w14:textId="04688AF5" w:rsidR="00833027" w:rsidRDefault="00B247F3" w:rsidP="007B3188">
            <w:pPr>
              <w:pStyle w:val="TF-TEXTOQUADRO"/>
              <w:jc w:val="center"/>
            </w:pPr>
            <w:r>
              <w:t>8,3%</w:t>
            </w:r>
          </w:p>
        </w:tc>
      </w:tr>
      <w:tr w:rsidR="00833027" w14:paraId="1A923603" w14:textId="77777777" w:rsidTr="007B3188">
        <w:tc>
          <w:tcPr>
            <w:tcW w:w="5323" w:type="dxa"/>
            <w:vAlign w:val="center"/>
            <w:tcPrChange w:id="122" w:author="Simone Erbs da Costa" w:date="2023-05-11T11:00:00Z">
              <w:tcPr>
                <w:tcW w:w="4614" w:type="dxa"/>
              </w:tcPr>
            </w:tcPrChange>
          </w:tcPr>
          <w:p w14:paraId="305CE317" w14:textId="20DD9CA1" w:rsidR="00833027" w:rsidRDefault="007A0473" w:rsidP="007B3188">
            <w:pPr>
              <w:pStyle w:val="TF-TEXTOQUADRO"/>
            </w:pPr>
            <w:r>
              <w:t>Permite repetir fases, sem que torne o jogo cansativo.</w:t>
            </w:r>
          </w:p>
        </w:tc>
        <w:tc>
          <w:tcPr>
            <w:tcW w:w="1134" w:type="dxa"/>
            <w:vAlign w:val="center"/>
            <w:tcPrChange w:id="123" w:author="Simone Erbs da Costa" w:date="2023-05-11T11:00:00Z">
              <w:tcPr>
                <w:tcW w:w="1381" w:type="dxa"/>
              </w:tcPr>
            </w:tcPrChange>
          </w:tcPr>
          <w:p w14:paraId="7680B568" w14:textId="6CF73A0E" w:rsidR="00833027" w:rsidRDefault="00F435FB" w:rsidP="007B3188">
            <w:pPr>
              <w:pStyle w:val="TF-TEXTOQUADRO"/>
              <w:jc w:val="center"/>
            </w:pPr>
            <w:r>
              <w:t>41,7%</w:t>
            </w:r>
          </w:p>
        </w:tc>
        <w:tc>
          <w:tcPr>
            <w:tcW w:w="1275" w:type="dxa"/>
            <w:vAlign w:val="center"/>
            <w:tcPrChange w:id="124" w:author="Simone Erbs da Costa" w:date="2023-05-11T11:00:00Z">
              <w:tcPr>
                <w:tcW w:w="1260" w:type="dxa"/>
              </w:tcPr>
            </w:tcPrChange>
          </w:tcPr>
          <w:p w14:paraId="42BC3EA2" w14:textId="0ED20E48" w:rsidR="00833027" w:rsidRDefault="00B247F3" w:rsidP="007B3188">
            <w:pPr>
              <w:pStyle w:val="TF-TEXTOQUADRO"/>
              <w:jc w:val="center"/>
            </w:pPr>
            <w:r>
              <w:t>50%</w:t>
            </w:r>
          </w:p>
        </w:tc>
        <w:tc>
          <w:tcPr>
            <w:tcW w:w="1134" w:type="dxa"/>
            <w:vAlign w:val="center"/>
            <w:tcPrChange w:id="125" w:author="Simone Erbs da Costa" w:date="2023-05-11T11:00:00Z">
              <w:tcPr>
                <w:tcW w:w="1186" w:type="dxa"/>
              </w:tcPr>
            </w:tcPrChange>
          </w:tcPr>
          <w:p w14:paraId="4ABB9D66" w14:textId="39F3A385" w:rsidR="00833027" w:rsidRDefault="00B247F3" w:rsidP="007B3188">
            <w:pPr>
              <w:pStyle w:val="TF-TEXTOQUADRO"/>
              <w:jc w:val="center"/>
            </w:pPr>
            <w:r>
              <w:t>8,3%</w:t>
            </w:r>
          </w:p>
        </w:tc>
      </w:tr>
      <w:tr w:rsidR="00833027" w14:paraId="7780EC3F" w14:textId="77777777" w:rsidTr="007B3188">
        <w:trPr>
          <w:trHeight w:val="356"/>
        </w:trPr>
        <w:tc>
          <w:tcPr>
            <w:tcW w:w="5323" w:type="dxa"/>
            <w:vAlign w:val="center"/>
            <w:tcPrChange w:id="126" w:author="Simone Erbs da Costa" w:date="2023-05-11T11:00:00Z">
              <w:tcPr>
                <w:tcW w:w="4614" w:type="dxa"/>
              </w:tcPr>
            </w:tcPrChange>
          </w:tcPr>
          <w:p w14:paraId="762ED067" w14:textId="5BA31ACC" w:rsidR="00833027" w:rsidRDefault="007A0473" w:rsidP="007B3188">
            <w:pPr>
              <w:pStyle w:val="TF-TEXTOQUADRO"/>
            </w:pPr>
            <w:r>
              <w:t>As regras estão de acordo com o mundo imaginário apresentado.</w:t>
            </w:r>
          </w:p>
        </w:tc>
        <w:tc>
          <w:tcPr>
            <w:tcW w:w="1134" w:type="dxa"/>
            <w:vAlign w:val="center"/>
            <w:tcPrChange w:id="127" w:author="Simone Erbs da Costa" w:date="2023-05-11T11:00:00Z">
              <w:tcPr>
                <w:tcW w:w="1381" w:type="dxa"/>
              </w:tcPr>
            </w:tcPrChange>
          </w:tcPr>
          <w:p w14:paraId="7CFDEBE9" w14:textId="4AC4C1F9" w:rsidR="00833027" w:rsidRDefault="00F435FB" w:rsidP="007B3188">
            <w:pPr>
              <w:pStyle w:val="TF-TEXTOQUADRO"/>
              <w:jc w:val="center"/>
            </w:pPr>
            <w:r>
              <w:t>100%</w:t>
            </w:r>
          </w:p>
        </w:tc>
        <w:tc>
          <w:tcPr>
            <w:tcW w:w="1275" w:type="dxa"/>
            <w:vAlign w:val="center"/>
            <w:tcPrChange w:id="128" w:author="Simone Erbs da Costa" w:date="2023-05-11T11:00:00Z">
              <w:tcPr>
                <w:tcW w:w="1260" w:type="dxa"/>
              </w:tcPr>
            </w:tcPrChange>
          </w:tcPr>
          <w:p w14:paraId="34504A73" w14:textId="05B6C0D8" w:rsidR="00833027" w:rsidRDefault="004A11B8" w:rsidP="007B3188">
            <w:pPr>
              <w:pStyle w:val="TF-TEXTOQUADRO"/>
              <w:jc w:val="center"/>
            </w:pPr>
            <w:r>
              <w:t>0%</w:t>
            </w:r>
          </w:p>
        </w:tc>
        <w:tc>
          <w:tcPr>
            <w:tcW w:w="1134" w:type="dxa"/>
            <w:vAlign w:val="center"/>
            <w:tcPrChange w:id="129" w:author="Simone Erbs da Costa" w:date="2023-05-11T11:00:00Z">
              <w:tcPr>
                <w:tcW w:w="1186" w:type="dxa"/>
              </w:tcPr>
            </w:tcPrChange>
          </w:tcPr>
          <w:p w14:paraId="0744DA8C" w14:textId="25B0C8CA" w:rsidR="00833027" w:rsidRDefault="004A11B8" w:rsidP="007B3188">
            <w:pPr>
              <w:pStyle w:val="TF-TEXTOQUADRO"/>
              <w:jc w:val="center"/>
            </w:pPr>
            <w:r>
              <w:t>0%</w:t>
            </w:r>
          </w:p>
        </w:tc>
      </w:tr>
      <w:tr w:rsidR="007A0473" w14:paraId="6FAEAAF2" w14:textId="77777777" w:rsidTr="007B3188">
        <w:trPr>
          <w:trHeight w:val="455"/>
          <w:trPrChange w:id="130" w:author="Simone Erbs da Costa" w:date="2023-05-11T10:59:00Z">
            <w:trPr>
              <w:trHeight w:val="455"/>
            </w:trPr>
          </w:trPrChange>
        </w:trPr>
        <w:tc>
          <w:tcPr>
            <w:tcW w:w="8866" w:type="dxa"/>
            <w:gridSpan w:val="4"/>
            <w:shd w:val="clear" w:color="auto" w:fill="A6A6A6" w:themeFill="background1" w:themeFillShade="A6"/>
            <w:vAlign w:val="center"/>
            <w:tcPrChange w:id="131" w:author="Simone Erbs da Costa" w:date="2023-05-11T10:59:00Z">
              <w:tcPr>
                <w:tcW w:w="8441" w:type="dxa"/>
                <w:gridSpan w:val="4"/>
                <w:shd w:val="clear" w:color="auto" w:fill="A6A6A6" w:themeFill="background1" w:themeFillShade="A6"/>
              </w:tcPr>
            </w:tcPrChange>
          </w:tcPr>
          <w:p w14:paraId="5CBA3C78" w14:textId="1E1191AD" w:rsidR="007A0473" w:rsidRDefault="007A0473" w:rsidP="007B3188">
            <w:pPr>
              <w:pStyle w:val="TF-TEXTOQUADRO"/>
              <w:jc w:val="center"/>
            </w:pPr>
            <w:r>
              <w:t>ASPECTOS PEDAGÓGICOS</w:t>
            </w:r>
          </w:p>
        </w:tc>
      </w:tr>
      <w:tr w:rsidR="00833027" w14:paraId="570E6E16" w14:textId="77777777" w:rsidTr="007B3188">
        <w:trPr>
          <w:trHeight w:val="408"/>
          <w:trPrChange w:id="132" w:author="Simone Erbs da Costa" w:date="2023-05-11T11:00:00Z">
            <w:trPr>
              <w:trHeight w:val="408"/>
            </w:trPr>
          </w:trPrChange>
        </w:trPr>
        <w:tc>
          <w:tcPr>
            <w:tcW w:w="5323" w:type="dxa"/>
            <w:tcPrChange w:id="133" w:author="Simone Erbs da Costa" w:date="2023-05-11T11:00:00Z">
              <w:tcPr>
                <w:tcW w:w="4614" w:type="dxa"/>
              </w:tcPr>
            </w:tcPrChange>
          </w:tcPr>
          <w:p w14:paraId="1AE10093" w14:textId="0847E3A4" w:rsidR="00833027" w:rsidRDefault="003E0B77" w:rsidP="00950037">
            <w:pPr>
              <w:pStyle w:val="TF-TEXTOQUADRO"/>
              <w:jc w:val="center"/>
            </w:pPr>
            <w:r>
              <w:t>Pergunta</w:t>
            </w:r>
          </w:p>
        </w:tc>
        <w:tc>
          <w:tcPr>
            <w:tcW w:w="1134" w:type="dxa"/>
            <w:vAlign w:val="center"/>
            <w:tcPrChange w:id="134" w:author="Simone Erbs da Costa" w:date="2023-05-11T11:00:00Z">
              <w:tcPr>
                <w:tcW w:w="1381" w:type="dxa"/>
              </w:tcPr>
            </w:tcPrChange>
          </w:tcPr>
          <w:p w14:paraId="44DFC837" w14:textId="273DA736" w:rsidR="00833027" w:rsidRDefault="00F435FB" w:rsidP="007B3188">
            <w:pPr>
              <w:pStyle w:val="TF-TEXTOQUADRO"/>
              <w:jc w:val="center"/>
            </w:pPr>
            <w:r>
              <w:t>Atende</w:t>
            </w:r>
          </w:p>
        </w:tc>
        <w:tc>
          <w:tcPr>
            <w:tcW w:w="1275" w:type="dxa"/>
            <w:vAlign w:val="center"/>
            <w:tcPrChange w:id="135" w:author="Simone Erbs da Costa" w:date="2023-05-11T11:00:00Z">
              <w:tcPr>
                <w:tcW w:w="1260" w:type="dxa"/>
              </w:tcPr>
            </w:tcPrChange>
          </w:tcPr>
          <w:p w14:paraId="5810C464" w14:textId="3C280FF8" w:rsidR="00833027" w:rsidRDefault="00F435FB" w:rsidP="007B3188">
            <w:pPr>
              <w:pStyle w:val="TF-TEXTOQUADRO"/>
              <w:jc w:val="center"/>
            </w:pPr>
            <w:r>
              <w:t>Atende Parcialmente</w:t>
            </w:r>
          </w:p>
        </w:tc>
        <w:tc>
          <w:tcPr>
            <w:tcW w:w="1134" w:type="dxa"/>
            <w:vAlign w:val="center"/>
            <w:tcPrChange w:id="136" w:author="Simone Erbs da Costa" w:date="2023-05-11T11:00:00Z">
              <w:tcPr>
                <w:tcW w:w="1186" w:type="dxa"/>
              </w:tcPr>
            </w:tcPrChange>
          </w:tcPr>
          <w:p w14:paraId="164B0513" w14:textId="7A8F3439" w:rsidR="00833027" w:rsidRDefault="00F435FB" w:rsidP="007B3188">
            <w:pPr>
              <w:pStyle w:val="TF-TEXTOQUADRO"/>
              <w:jc w:val="center"/>
            </w:pPr>
            <w:r>
              <w:t>Não atende</w:t>
            </w:r>
          </w:p>
        </w:tc>
      </w:tr>
      <w:tr w:rsidR="00833027" w14:paraId="2C3DEBF1" w14:textId="77777777" w:rsidTr="007B3188">
        <w:tc>
          <w:tcPr>
            <w:tcW w:w="5323" w:type="dxa"/>
            <w:vAlign w:val="center"/>
            <w:tcPrChange w:id="137" w:author="Simone Erbs da Costa" w:date="2023-05-11T11:00:00Z">
              <w:tcPr>
                <w:tcW w:w="4614" w:type="dxa"/>
              </w:tcPr>
            </w:tcPrChange>
          </w:tcPr>
          <w:p w14:paraId="5FA22712" w14:textId="48DE4BAF" w:rsidR="00833027" w:rsidRDefault="003E0B77" w:rsidP="007B3188">
            <w:pPr>
              <w:pStyle w:val="TF-TEXTOQUADRO"/>
            </w:pPr>
            <w:r>
              <w:t>O conteúdo apresentado contribui para a aprendizagem de um tema importante.</w:t>
            </w:r>
          </w:p>
        </w:tc>
        <w:tc>
          <w:tcPr>
            <w:tcW w:w="1134" w:type="dxa"/>
            <w:vAlign w:val="center"/>
            <w:tcPrChange w:id="138" w:author="Simone Erbs da Costa" w:date="2023-05-11T11:00:00Z">
              <w:tcPr>
                <w:tcW w:w="1381" w:type="dxa"/>
              </w:tcPr>
            </w:tcPrChange>
          </w:tcPr>
          <w:p w14:paraId="6AC1B8A6" w14:textId="04E2758C" w:rsidR="00833027" w:rsidRDefault="00F435FB" w:rsidP="007B3188">
            <w:pPr>
              <w:pStyle w:val="TF-TEXTOQUADRO"/>
              <w:jc w:val="center"/>
            </w:pPr>
            <w:r>
              <w:t>91,7%</w:t>
            </w:r>
          </w:p>
        </w:tc>
        <w:tc>
          <w:tcPr>
            <w:tcW w:w="1275" w:type="dxa"/>
            <w:vAlign w:val="center"/>
            <w:tcPrChange w:id="139" w:author="Simone Erbs da Costa" w:date="2023-05-11T11:00:00Z">
              <w:tcPr>
                <w:tcW w:w="1260" w:type="dxa"/>
              </w:tcPr>
            </w:tcPrChange>
          </w:tcPr>
          <w:p w14:paraId="24D5B3B7" w14:textId="1C78A75D" w:rsidR="00833027" w:rsidRDefault="00F435FB" w:rsidP="007B3188">
            <w:pPr>
              <w:pStyle w:val="TF-TEXTOQUADRO"/>
              <w:jc w:val="center"/>
            </w:pPr>
            <w:r>
              <w:t>8,3%</w:t>
            </w:r>
          </w:p>
        </w:tc>
        <w:tc>
          <w:tcPr>
            <w:tcW w:w="1134" w:type="dxa"/>
            <w:vAlign w:val="center"/>
            <w:tcPrChange w:id="140" w:author="Simone Erbs da Costa" w:date="2023-05-11T11:00:00Z">
              <w:tcPr>
                <w:tcW w:w="1186" w:type="dxa"/>
              </w:tcPr>
            </w:tcPrChange>
          </w:tcPr>
          <w:p w14:paraId="355C2D2D" w14:textId="04270734" w:rsidR="00833027" w:rsidRDefault="00402E59" w:rsidP="007B3188">
            <w:pPr>
              <w:pStyle w:val="TF-TEXTOQUADRO"/>
              <w:jc w:val="center"/>
            </w:pPr>
            <w:r>
              <w:t>0%</w:t>
            </w:r>
          </w:p>
        </w:tc>
      </w:tr>
      <w:tr w:rsidR="00833027" w14:paraId="227D32FE" w14:textId="77777777" w:rsidTr="007B3188">
        <w:tc>
          <w:tcPr>
            <w:tcW w:w="5323" w:type="dxa"/>
            <w:vAlign w:val="center"/>
            <w:tcPrChange w:id="141" w:author="Simone Erbs da Costa" w:date="2023-05-11T11:00:00Z">
              <w:tcPr>
                <w:tcW w:w="4614" w:type="dxa"/>
              </w:tcPr>
            </w:tcPrChange>
          </w:tcPr>
          <w:p w14:paraId="5E915929" w14:textId="2733E385" w:rsidR="00833027" w:rsidRDefault="003E0B77" w:rsidP="007B3188">
            <w:pPr>
              <w:pStyle w:val="TF-TEXTOQUADRO"/>
            </w:pPr>
            <w:r>
              <w:t xml:space="preserve">Oferece </w:t>
            </w:r>
            <w:r w:rsidRPr="00D826D5">
              <w:rPr>
                <w:i/>
                <w:iCs/>
              </w:rPr>
              <w:t>feedback</w:t>
            </w:r>
            <w:r>
              <w:t>, ou seja, permite que o estudante compreenda que errou e aprenda com o erro.</w:t>
            </w:r>
          </w:p>
        </w:tc>
        <w:tc>
          <w:tcPr>
            <w:tcW w:w="1134" w:type="dxa"/>
            <w:vAlign w:val="center"/>
            <w:tcPrChange w:id="142" w:author="Simone Erbs da Costa" w:date="2023-05-11T11:00:00Z">
              <w:tcPr>
                <w:tcW w:w="1381" w:type="dxa"/>
              </w:tcPr>
            </w:tcPrChange>
          </w:tcPr>
          <w:p w14:paraId="09166738" w14:textId="05F0EB41" w:rsidR="00833027" w:rsidRDefault="00F435FB" w:rsidP="007B3188">
            <w:pPr>
              <w:pStyle w:val="TF-TEXTOQUADRO"/>
              <w:jc w:val="center"/>
            </w:pPr>
            <w:r>
              <w:t>66,7%</w:t>
            </w:r>
          </w:p>
        </w:tc>
        <w:tc>
          <w:tcPr>
            <w:tcW w:w="1275" w:type="dxa"/>
            <w:vAlign w:val="center"/>
            <w:tcPrChange w:id="143" w:author="Simone Erbs da Costa" w:date="2023-05-11T11:00:00Z">
              <w:tcPr>
                <w:tcW w:w="1260" w:type="dxa"/>
              </w:tcPr>
            </w:tcPrChange>
          </w:tcPr>
          <w:p w14:paraId="3B828358" w14:textId="24EF5CD8" w:rsidR="00833027" w:rsidRDefault="00F435FB" w:rsidP="007B3188">
            <w:pPr>
              <w:pStyle w:val="TF-TEXTOQUADRO"/>
              <w:jc w:val="center"/>
            </w:pPr>
            <w:r>
              <w:t>33,3%</w:t>
            </w:r>
          </w:p>
        </w:tc>
        <w:tc>
          <w:tcPr>
            <w:tcW w:w="1134" w:type="dxa"/>
            <w:vAlign w:val="center"/>
            <w:tcPrChange w:id="144" w:author="Simone Erbs da Costa" w:date="2023-05-11T11:00:00Z">
              <w:tcPr>
                <w:tcW w:w="1186" w:type="dxa"/>
              </w:tcPr>
            </w:tcPrChange>
          </w:tcPr>
          <w:p w14:paraId="18F5A30F" w14:textId="149BB6B4" w:rsidR="00833027" w:rsidRDefault="00402E59" w:rsidP="007B3188">
            <w:pPr>
              <w:pStyle w:val="TF-TEXTOQUADRO"/>
              <w:jc w:val="center"/>
            </w:pPr>
            <w:r>
              <w:t>0%</w:t>
            </w:r>
          </w:p>
        </w:tc>
      </w:tr>
      <w:tr w:rsidR="00833027" w14:paraId="1A717119" w14:textId="77777777" w:rsidTr="007B3188">
        <w:tc>
          <w:tcPr>
            <w:tcW w:w="5323" w:type="dxa"/>
            <w:vAlign w:val="center"/>
            <w:tcPrChange w:id="145" w:author="Simone Erbs da Costa" w:date="2023-05-11T11:00:00Z">
              <w:tcPr>
                <w:tcW w:w="4614" w:type="dxa"/>
              </w:tcPr>
            </w:tcPrChange>
          </w:tcPr>
          <w:p w14:paraId="381A0B1F" w14:textId="7C415C50" w:rsidR="00833027" w:rsidRDefault="003E0B77" w:rsidP="007B3188">
            <w:pPr>
              <w:pStyle w:val="TF-TEXTOQUADRO"/>
            </w:pPr>
            <w:r>
              <w:t>Traz o conteúdo à vivência do estudante, permitindo que aprenda algo que possa ser útil.</w:t>
            </w:r>
          </w:p>
        </w:tc>
        <w:tc>
          <w:tcPr>
            <w:tcW w:w="1134" w:type="dxa"/>
            <w:vAlign w:val="center"/>
            <w:tcPrChange w:id="146" w:author="Simone Erbs da Costa" w:date="2023-05-11T11:00:00Z">
              <w:tcPr>
                <w:tcW w:w="1381" w:type="dxa"/>
              </w:tcPr>
            </w:tcPrChange>
          </w:tcPr>
          <w:p w14:paraId="5A297DBA" w14:textId="7E7037DC" w:rsidR="00833027" w:rsidRDefault="00F435FB" w:rsidP="007B3188">
            <w:pPr>
              <w:pStyle w:val="TF-TEXTOQUADRO"/>
              <w:jc w:val="center"/>
            </w:pPr>
            <w:r>
              <w:t>91,7%</w:t>
            </w:r>
          </w:p>
        </w:tc>
        <w:tc>
          <w:tcPr>
            <w:tcW w:w="1275" w:type="dxa"/>
            <w:vAlign w:val="center"/>
            <w:tcPrChange w:id="147" w:author="Simone Erbs da Costa" w:date="2023-05-11T11:00:00Z">
              <w:tcPr>
                <w:tcW w:w="1260" w:type="dxa"/>
              </w:tcPr>
            </w:tcPrChange>
          </w:tcPr>
          <w:p w14:paraId="04C91DC5" w14:textId="50B5E317" w:rsidR="00833027" w:rsidRDefault="00402E59" w:rsidP="007B3188">
            <w:pPr>
              <w:pStyle w:val="TF-TEXTOQUADRO"/>
              <w:jc w:val="center"/>
            </w:pPr>
            <w:r>
              <w:t>8,3%</w:t>
            </w:r>
          </w:p>
        </w:tc>
        <w:tc>
          <w:tcPr>
            <w:tcW w:w="1134" w:type="dxa"/>
            <w:vAlign w:val="center"/>
            <w:tcPrChange w:id="148" w:author="Simone Erbs da Costa" w:date="2023-05-11T11:00:00Z">
              <w:tcPr>
                <w:tcW w:w="1186" w:type="dxa"/>
              </w:tcPr>
            </w:tcPrChange>
          </w:tcPr>
          <w:p w14:paraId="38D1C772" w14:textId="21E27080" w:rsidR="00833027" w:rsidRDefault="00402E59" w:rsidP="007B3188">
            <w:pPr>
              <w:pStyle w:val="TF-TEXTOQUADRO"/>
              <w:jc w:val="center"/>
            </w:pPr>
            <w:r>
              <w:t>0%</w:t>
            </w:r>
          </w:p>
          <w:p w14:paraId="3287AFD6" w14:textId="201DF878" w:rsidR="00402E59" w:rsidRPr="00402E59" w:rsidRDefault="00402E59" w:rsidP="007B3188">
            <w:pPr>
              <w:jc w:val="center"/>
            </w:pPr>
          </w:p>
        </w:tc>
      </w:tr>
    </w:tbl>
    <w:p w14:paraId="39B9F48B" w14:textId="77777777" w:rsidR="00DB5AC5" w:rsidRPr="00E151CD" w:rsidRDefault="00DB5AC5" w:rsidP="00DB5AC5">
      <w:pPr>
        <w:pStyle w:val="TF-FONTE"/>
      </w:pPr>
      <w:r>
        <w:t xml:space="preserve">Fonte: </w:t>
      </w:r>
      <w:r w:rsidRPr="00C84CAA">
        <w:t>Santos</w:t>
      </w:r>
      <w:r w:rsidRPr="00C84CAA">
        <w:rPr>
          <w:i/>
          <w:iCs/>
        </w:rPr>
        <w:t xml:space="preserve"> </w:t>
      </w:r>
      <w:r w:rsidRPr="00DE2819">
        <w:rPr>
          <w:i/>
          <w:iCs/>
        </w:rPr>
        <w:t xml:space="preserve">et al. </w:t>
      </w:r>
      <w:r w:rsidRPr="00DE2819">
        <w:t>(20</w:t>
      </w:r>
      <w:r>
        <w:t>19</w:t>
      </w:r>
      <w:r w:rsidRPr="00DE2819">
        <w:t>)</w:t>
      </w:r>
      <w:r>
        <w:t>.</w:t>
      </w:r>
    </w:p>
    <w:p w14:paraId="3C9E4F2A" w14:textId="77777777" w:rsidR="00DB5AC5" w:rsidRDefault="00DB5AC5" w:rsidP="00A762DE">
      <w:pPr>
        <w:pStyle w:val="TF-TEXTO"/>
      </w:pPr>
    </w:p>
    <w:p w14:paraId="3433ACAA" w14:textId="62A4E444" w:rsidR="004C7363" w:rsidRPr="00941F86" w:rsidRDefault="005D19AD" w:rsidP="00A762DE">
      <w:pPr>
        <w:pStyle w:val="TF-TEXTO"/>
        <w:rPr>
          <w:u w:val="single"/>
        </w:rPr>
      </w:pPr>
      <w:r w:rsidRPr="00C84CAA">
        <w:lastRenderedPageBreak/>
        <w:t>Santos</w:t>
      </w:r>
      <w:r w:rsidRPr="00C84CAA">
        <w:rPr>
          <w:i/>
          <w:iCs/>
        </w:rPr>
        <w:t xml:space="preserve"> </w:t>
      </w:r>
      <w:r w:rsidRPr="00DE2819">
        <w:rPr>
          <w:i/>
          <w:iCs/>
        </w:rPr>
        <w:t xml:space="preserve">et al. </w:t>
      </w:r>
      <w:r w:rsidRPr="00DE2819">
        <w:t>(20</w:t>
      </w:r>
      <w:r>
        <w:t>19</w:t>
      </w:r>
      <w:r w:rsidRPr="00DE2819">
        <w:t>)</w:t>
      </w:r>
      <w:r>
        <w:t xml:space="preserve"> concluem que</w:t>
      </w:r>
      <w:r w:rsidR="00730DF4" w:rsidRPr="00730DF4">
        <w:t xml:space="preserve"> o feedback</w:t>
      </w:r>
      <w:r w:rsidR="00730DF4">
        <w:t xml:space="preserve"> disponibilizado pelos usuários</w:t>
      </w:r>
      <w:r w:rsidR="00730DF4" w:rsidRPr="00730DF4">
        <w:t xml:space="preserve"> permitiu </w:t>
      </w:r>
      <w:r w:rsidR="00730DF4">
        <w:t xml:space="preserve">a observação de </w:t>
      </w:r>
      <w:r w:rsidR="00730DF4" w:rsidRPr="00730DF4">
        <w:t>lacunas ainda existentes no jogo</w:t>
      </w:r>
      <w:r w:rsidR="00730DF4">
        <w:t xml:space="preserve">, </w:t>
      </w:r>
      <w:r w:rsidR="00C32EED">
        <w:t xml:space="preserve">permitindo a melhoria </w:t>
      </w:r>
      <w:del w:id="149" w:author="Simone Erbs da Costa" w:date="2023-05-11T11:00:00Z">
        <w:r w:rsidR="00C32EED" w:rsidDel="009666BD">
          <w:delText>do mesmo</w:delText>
        </w:r>
      </w:del>
      <w:ins w:id="150" w:author="Simone Erbs da Costa" w:date="2023-05-11T11:00:00Z">
        <w:r w:rsidR="009666BD">
          <w:t>dele</w:t>
        </w:r>
      </w:ins>
      <w:r w:rsidR="00C32EED">
        <w:t xml:space="preserve">. </w:t>
      </w:r>
      <w:r w:rsidR="00A25DBF" w:rsidRPr="00A25DBF">
        <w:t>A verificação possibilitou identificar elementos relevantes que devem constituir um jogo, como a seleção adequada de imagens e áudios, visando incluir o aspecto motivacional do aluno.</w:t>
      </w:r>
      <w:r w:rsidR="00FA36A5">
        <w:t xml:space="preserve"> </w:t>
      </w:r>
      <w:r w:rsidR="0083383F">
        <w:t xml:space="preserve">A ferramenta </w:t>
      </w:r>
      <w:r w:rsidR="0083383F" w:rsidRPr="0083383F">
        <w:t>Construct 3 revelou ser extremamente útil para a produção de jogos, simplificando a fase de criação, em virtude da não necessidade de codificação mais elaborada</w:t>
      </w:r>
      <w:commentRangeStart w:id="151"/>
      <w:r w:rsidR="0083383F" w:rsidRPr="0083383F">
        <w:t>.</w:t>
      </w:r>
      <w:r w:rsidR="0083383F">
        <w:t xml:space="preserve"> </w:t>
      </w:r>
      <w:ins w:id="152" w:author="Simone Erbs da Costa" w:date="2023-05-11T11:01:00Z">
        <w:r w:rsidR="009666BD" w:rsidRPr="00C84CAA">
          <w:t>Santos</w:t>
        </w:r>
        <w:r w:rsidR="009666BD" w:rsidRPr="00C84CAA">
          <w:rPr>
            <w:i/>
            <w:iCs/>
          </w:rPr>
          <w:t xml:space="preserve"> </w:t>
        </w:r>
        <w:r w:rsidR="009666BD" w:rsidRPr="00DE2819">
          <w:rPr>
            <w:i/>
            <w:iCs/>
          </w:rPr>
          <w:t xml:space="preserve">et al. </w:t>
        </w:r>
        <w:r w:rsidR="009666BD" w:rsidRPr="00DE2819">
          <w:t>(20</w:t>
        </w:r>
        <w:r w:rsidR="009666BD">
          <w:t>19</w:t>
        </w:r>
        <w:r w:rsidR="009666BD" w:rsidRPr="00DE2819">
          <w:t>)</w:t>
        </w:r>
        <w:r w:rsidR="009666BD">
          <w:t xml:space="preserve"> </w:t>
        </w:r>
      </w:ins>
      <w:del w:id="153" w:author="Simone Erbs da Costa" w:date="2023-05-11T11:01:00Z">
        <w:r w:rsidR="0083383F" w:rsidDel="009666BD">
          <w:delText xml:space="preserve">Os autores </w:delText>
        </w:r>
      </w:del>
      <w:r w:rsidR="004851A8">
        <w:t xml:space="preserve">irão promover </w:t>
      </w:r>
      <w:r w:rsidR="00A762DE">
        <w:t xml:space="preserve">um novo estágio </w:t>
      </w:r>
      <w:r w:rsidR="004851A8" w:rsidRPr="004851A8">
        <w:t xml:space="preserve">no seu desenvolvimento, considerando o feedback </w:t>
      </w:r>
      <w:r w:rsidR="00A762DE">
        <w:t>recebido</w:t>
      </w:r>
      <w:r w:rsidR="004851A8" w:rsidRPr="004851A8">
        <w:t xml:space="preserve">, para que </w:t>
      </w:r>
      <w:r w:rsidR="00A762DE">
        <w:t>futuramente</w:t>
      </w:r>
      <w:r w:rsidR="004851A8" w:rsidRPr="004851A8">
        <w:t xml:space="preserve"> torne-se um </w:t>
      </w:r>
      <w:r w:rsidR="00CD78FF" w:rsidRPr="004851A8">
        <w:t>produto</w:t>
      </w:r>
      <w:r w:rsidR="00CD78FF">
        <w:t xml:space="preserve"> final</w:t>
      </w:r>
      <w:ins w:id="154" w:author="Simone Erbs da Costa" w:date="2023-05-11T11:00:00Z">
        <w:r w:rsidR="009666BD">
          <w:t>.</w:t>
        </w:r>
      </w:ins>
      <w:del w:id="155" w:author="Simone Erbs da Costa" w:date="2023-05-11T11:00:00Z">
        <w:r w:rsidR="004851A8" w:rsidRPr="004851A8" w:rsidDel="009666BD">
          <w:delText>.</w:delText>
        </w:r>
      </w:del>
      <w:commentRangeEnd w:id="151"/>
      <w:r w:rsidR="009666BD">
        <w:rPr>
          <w:rStyle w:val="Refdecomentrio"/>
        </w:rPr>
        <w:commentReference w:id="151"/>
      </w:r>
    </w:p>
    <w:p w14:paraId="25B7474A" w14:textId="718106B7" w:rsidR="00451B94" w:rsidRDefault="00451B94" w:rsidP="009666BD">
      <w:pPr>
        <w:pStyle w:val="Ttulo1"/>
      </w:pPr>
      <w:bookmarkStart w:id="156" w:name="_Toc54164921"/>
      <w:bookmarkStart w:id="157" w:name="_Toc54165675"/>
      <w:bookmarkStart w:id="158" w:name="_Toc54169333"/>
      <w:bookmarkStart w:id="159" w:name="_Toc96347439"/>
      <w:bookmarkStart w:id="160" w:name="_Toc96357723"/>
      <w:bookmarkStart w:id="161" w:name="_Toc96491866"/>
      <w:bookmarkStart w:id="162" w:name="_Toc411603107"/>
      <w:bookmarkEnd w:id="33"/>
      <w:r>
        <w:t>proposta</w:t>
      </w:r>
      <w:r w:rsidR="009A5F49">
        <w:t xml:space="preserve"> do </w:t>
      </w:r>
      <w:r w:rsidR="007D6294">
        <w:t>APLICATIVO</w:t>
      </w:r>
    </w:p>
    <w:p w14:paraId="3575B893" w14:textId="680675D9" w:rsidR="00212E22" w:rsidRPr="00212E22" w:rsidRDefault="00212E22" w:rsidP="00212E22">
      <w:pPr>
        <w:pStyle w:val="TF-TEXTO"/>
      </w:pPr>
      <w:r>
        <w:t>Nest</w:t>
      </w:r>
      <w:r w:rsidR="006C2C45">
        <w:t xml:space="preserve">a seção </w:t>
      </w:r>
      <w:r>
        <w:t xml:space="preserve">será apresentado a justificativa para elaboração do </w:t>
      </w:r>
      <w:r w:rsidR="007D6294">
        <w:t>aplicativo</w:t>
      </w:r>
      <w:r>
        <w:t>, os principais requisitos e a metodologia que será adotada.</w:t>
      </w:r>
    </w:p>
    <w:p w14:paraId="62F25ABA" w14:textId="77777777" w:rsidR="00451B94" w:rsidRDefault="00451B94" w:rsidP="009666BD">
      <w:pPr>
        <w:pStyle w:val="Ttulo2"/>
      </w:pPr>
      <w:bookmarkStart w:id="163" w:name="_Toc54164915"/>
      <w:bookmarkStart w:id="164" w:name="_Toc54165669"/>
      <w:bookmarkStart w:id="165" w:name="_Toc54169327"/>
      <w:bookmarkStart w:id="166" w:name="_Toc96347433"/>
      <w:bookmarkStart w:id="167" w:name="_Toc96357717"/>
      <w:bookmarkStart w:id="168" w:name="_Toc96491860"/>
      <w:bookmarkStart w:id="169" w:name="_Toc351015594"/>
      <w:r>
        <w:t>JUSTIFICATIVA</w:t>
      </w:r>
    </w:p>
    <w:p w14:paraId="78305E65" w14:textId="685773D0" w:rsidR="006B0760" w:rsidRDefault="0060785B" w:rsidP="0060785B">
      <w:pPr>
        <w:pStyle w:val="TF-TEXTO"/>
      </w:pPr>
      <w:commentRangeStart w:id="170"/>
      <w:r>
        <w:t xml:space="preserve">No </w:t>
      </w:r>
      <w:r w:rsidR="00F76F05">
        <w:t>Q</w:t>
      </w:r>
      <w:r>
        <w:t xml:space="preserve">uadro </w:t>
      </w:r>
      <w:r w:rsidR="007D6294">
        <w:t>2</w:t>
      </w:r>
      <w:r>
        <w:t xml:space="preserve"> é </w:t>
      </w:r>
      <w:r w:rsidR="00BF1088">
        <w:t>possível observar</w:t>
      </w:r>
      <w:r>
        <w:t xml:space="preserve"> um comparativo</w:t>
      </w:r>
      <w:r w:rsidR="00A2366A">
        <w:t xml:space="preserve"> das características</w:t>
      </w:r>
      <w:r>
        <w:t xml:space="preserve"> entre os trabalhos correlatos. As linhas representam as características</w:t>
      </w:r>
      <w:r w:rsidR="00F76F05">
        <w:t xml:space="preserve"> destacadas</w:t>
      </w:r>
      <w:r>
        <w:t xml:space="preserve"> e as colunas os trabalhos.</w:t>
      </w:r>
      <w:commentRangeEnd w:id="170"/>
      <w:r w:rsidR="009666BD">
        <w:rPr>
          <w:rStyle w:val="Refdecomentrio"/>
        </w:rPr>
        <w:commentReference w:id="170"/>
      </w:r>
    </w:p>
    <w:p w14:paraId="72A23E67" w14:textId="5A404A44" w:rsidR="006B0760" w:rsidRDefault="006B0760" w:rsidP="006B0760">
      <w:pPr>
        <w:pStyle w:val="TF-LEGENDA"/>
      </w:pPr>
      <w:bookmarkStart w:id="171" w:name="_Ref52025161"/>
      <w:r>
        <w:t xml:space="preserve">Quadro </w:t>
      </w:r>
      <w:bookmarkEnd w:id="171"/>
      <w:r w:rsidR="007D6294">
        <w:t>2</w:t>
      </w:r>
      <w:r>
        <w:t xml:space="preserve"> - </w:t>
      </w:r>
      <w:r w:rsidR="00F3649F">
        <w:t>Comparativo</w:t>
      </w:r>
      <w:r>
        <w:t xml:space="preserve">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Change w:id="172" w:author="Simone Erbs da Costa" w:date="2023-05-11T11:03:00Z">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PrChange>
      </w:tblPr>
      <w:tblGrid>
        <w:gridCol w:w="3670"/>
        <w:gridCol w:w="1720"/>
        <w:gridCol w:w="1868"/>
        <w:gridCol w:w="1690"/>
        <w:tblGridChange w:id="173">
          <w:tblGrid>
            <w:gridCol w:w="3670"/>
            <w:gridCol w:w="1720"/>
            <w:gridCol w:w="1720"/>
            <w:gridCol w:w="1838"/>
          </w:tblGrid>
        </w:tblGridChange>
      </w:tblGrid>
      <w:tr w:rsidR="00802D0F" w14:paraId="4DC82DAE" w14:textId="77777777" w:rsidTr="009666BD">
        <w:trPr>
          <w:trHeight w:val="567"/>
          <w:trPrChange w:id="174" w:author="Simone Erbs da Costa" w:date="2023-05-11T11:03:00Z">
            <w:trPr>
              <w:trHeight w:val="567"/>
            </w:trPr>
          </w:trPrChange>
        </w:trPr>
        <w:tc>
          <w:tcPr>
            <w:tcW w:w="3670" w:type="dxa"/>
            <w:tcBorders>
              <w:tl2br w:val="single" w:sz="4" w:space="0" w:color="auto"/>
            </w:tcBorders>
            <w:shd w:val="clear" w:color="auto" w:fill="A6A6A6"/>
            <w:tcPrChange w:id="175" w:author="Simone Erbs da Costa" w:date="2023-05-11T11:03:00Z">
              <w:tcPr>
                <w:tcW w:w="3715" w:type="dxa"/>
                <w:tcBorders>
                  <w:tl2br w:val="single" w:sz="4" w:space="0" w:color="auto"/>
                </w:tcBorders>
                <w:shd w:val="clear" w:color="auto" w:fill="A6A6A6"/>
              </w:tcPr>
            </w:tcPrChange>
          </w:tcPr>
          <w:p w14:paraId="5540DD0B" w14:textId="77777777" w:rsidR="006B0760" w:rsidRPr="007D4566" w:rsidRDefault="003255B3">
            <w:pPr>
              <w:pStyle w:val="TF-TEXTOQUADRO"/>
            </w:pPr>
            <w:r>
              <w:rPr>
                <w:noProof/>
              </w:rPr>
              <mc:AlternateContent>
                <mc:Choice Requires="wps">
                  <w:drawing>
                    <wp:anchor distT="45720" distB="45720" distL="114300" distR="114300" simplePos="0" relativeHeight="251658241" behindDoc="0" locked="0" layoutInCell="1" allowOverlap="1" wp14:anchorId="50BF3879" wp14:editId="52E65BD0">
                      <wp:simplePos x="0" y="0"/>
                      <wp:positionH relativeFrom="column">
                        <wp:posOffset>1221740</wp:posOffset>
                      </wp:positionH>
                      <wp:positionV relativeFrom="paragraph">
                        <wp:posOffset>53340</wp:posOffset>
                      </wp:positionV>
                      <wp:extent cx="1327785" cy="298450"/>
                      <wp:effectExtent l="0" t="0" r="0" b="0"/>
                      <wp:wrapSquare wrapText="bothSides"/>
                      <wp:docPr id="3" name="Caixa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307860C1" w14:textId="77777777" w:rsidR="006B0760" w:rsidRDefault="0054044B" w:rsidP="0054044B">
                                  <w:pPr>
                                    <w:pStyle w:val="TF-TEXTOQUADRO"/>
                                    <w:jc w:val="center"/>
                                  </w:pPr>
                                  <w:r>
                                    <w:t xml:space="preserve">Trabalhos </w:t>
                                  </w:r>
                                  <w:r w:rsidR="006B0760">
                                    <w:t>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BF3879" id="_x0000_t202" coordsize="21600,21600" o:spt="202" path="m,l,21600r21600,l21600,xe">
                      <v:stroke joinstyle="miter"/>
                      <v:path gradientshapeok="t" o:connecttype="rect"/>
                    </v:shapetype>
                    <v:shape id="Caixa de Texto 3" o:spid="_x0000_s1026" type="#_x0000_t202" style="position:absolute;margin-left:96.2pt;margin-top:4.2pt;width:104.55pt;height:23.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" filled="f" stroked="f">
                      <v:textbox>
                        <w:txbxContent>
                          <w:p w14:paraId="307860C1" w14:textId="77777777" w:rsidR="006B0760" w:rsidRDefault="0054044B" w:rsidP="0054044B">
                            <w:pPr>
                              <w:pStyle w:val="TF-TEXTOQUADRO"/>
                              <w:jc w:val="center"/>
                            </w:pPr>
                            <w:r>
                              <w:t xml:space="preserve">Trabalhos </w:t>
                            </w:r>
                            <w:r w:rsidR="006B0760">
                              <w:t>Correlatos</w:t>
                            </w:r>
                          </w:p>
                        </w:txbxContent>
                      </v:textbox>
                      <w10:wrap type="square"/>
                    </v:shape>
                  </w:pict>
                </mc:Fallback>
              </mc:AlternateContent>
            </w:r>
            <w:r>
              <w:rPr>
                <w:noProof/>
              </w:rPr>
              <mc:AlternateContent>
                <mc:Choice Requires="wps">
                  <w:drawing>
                    <wp:anchor distT="45720" distB="45720" distL="114300" distR="114300" simplePos="0" relativeHeight="251658240" behindDoc="0" locked="0" layoutInCell="1" allowOverlap="1" wp14:anchorId="6A5D1CF1" wp14:editId="112C365A">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w="9525">
                                <a:noFill/>
                                <a:miter lim="800000"/>
                                <a:headEnd/>
                                <a:tailEnd/>
                              </a:ln>
                            </wps:spPr>
                            <wps:txbx>
                              <w:txbxContent>
                                <w:p w14:paraId="368FBAE3" w14:textId="77777777" w:rsidR="006B0760" w:rsidRDefault="006B0760"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5D1CF1" id="Caixa de Texto 217" o:spid="_x0000_s1027" type="#_x0000_t202" style="position:absolute;margin-left:-5.15pt;margin-top:21.5pt;width:79.5pt;height:20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" filled="f" stroked="f">
                      <v:textbox>
                        <w:txbxContent>
                          <w:p w14:paraId="368FBAE3" w14:textId="77777777" w:rsidR="006B0760" w:rsidRDefault="006B0760" w:rsidP="006B0760">
                            <w:pPr>
                              <w:pStyle w:val="TF-TEXTO"/>
                              <w:ind w:firstLine="0"/>
                            </w:pPr>
                            <w:r>
                              <w:t>Características</w:t>
                            </w:r>
                          </w:p>
                        </w:txbxContent>
                      </v:textbox>
                      <w10:wrap type="square"/>
                    </v:shape>
                  </w:pict>
                </mc:Fallback>
              </mc:AlternateContent>
            </w:r>
          </w:p>
        </w:tc>
        <w:tc>
          <w:tcPr>
            <w:tcW w:w="1720" w:type="dxa"/>
            <w:shd w:val="clear" w:color="auto" w:fill="A6A6A6"/>
            <w:vAlign w:val="center"/>
            <w:tcPrChange w:id="176" w:author="Simone Erbs da Costa" w:date="2023-05-11T11:03:00Z">
              <w:tcPr>
                <w:tcW w:w="1746" w:type="dxa"/>
                <w:shd w:val="clear" w:color="auto" w:fill="A6A6A6"/>
                <w:vAlign w:val="center"/>
              </w:tcPr>
            </w:tcPrChange>
          </w:tcPr>
          <w:p w14:paraId="346CD0EE" w14:textId="0402BC1F" w:rsidR="006B0760" w:rsidRDefault="00CA2BF0" w:rsidP="00802D0F">
            <w:pPr>
              <w:pStyle w:val="TF-TEXTOQUADRO"/>
              <w:jc w:val="center"/>
            </w:pPr>
            <w:r>
              <w:t xml:space="preserve">Induca - </w:t>
            </w:r>
            <w:r w:rsidR="00D83C24">
              <w:t>Santana, Tronto e Sousa (2018)</w:t>
            </w:r>
          </w:p>
        </w:tc>
        <w:tc>
          <w:tcPr>
            <w:tcW w:w="1868" w:type="dxa"/>
            <w:shd w:val="clear" w:color="auto" w:fill="A6A6A6"/>
            <w:vAlign w:val="center"/>
            <w:tcPrChange w:id="177" w:author="Simone Erbs da Costa" w:date="2023-05-11T11:03:00Z">
              <w:tcPr>
                <w:tcW w:w="1746" w:type="dxa"/>
                <w:shd w:val="clear" w:color="auto" w:fill="A6A6A6"/>
                <w:vAlign w:val="center"/>
              </w:tcPr>
            </w:tcPrChange>
          </w:tcPr>
          <w:p w14:paraId="4D97FD72" w14:textId="5751532F" w:rsidR="006B0760" w:rsidRDefault="00D83C24" w:rsidP="00802D0F">
            <w:pPr>
              <w:pStyle w:val="TF-TEXTOQUADRO"/>
              <w:jc w:val="center"/>
            </w:pPr>
            <w:r w:rsidRPr="00DE2819">
              <w:t xml:space="preserve">Zeuwts </w:t>
            </w:r>
            <w:r w:rsidRPr="00DE2819">
              <w:rPr>
                <w:i/>
                <w:iCs/>
              </w:rPr>
              <w:t xml:space="preserve">et al. </w:t>
            </w:r>
            <w:r w:rsidRPr="00DE2819">
              <w:t>(202</w:t>
            </w:r>
            <w:r w:rsidR="004E7F04">
              <w:t>3</w:t>
            </w:r>
            <w:r w:rsidRPr="00DE2819">
              <w:t>)</w:t>
            </w:r>
          </w:p>
        </w:tc>
        <w:tc>
          <w:tcPr>
            <w:tcW w:w="1690" w:type="dxa"/>
            <w:shd w:val="clear" w:color="auto" w:fill="A6A6A6"/>
            <w:vAlign w:val="center"/>
            <w:tcPrChange w:id="178" w:author="Simone Erbs da Costa" w:date="2023-05-11T11:03:00Z">
              <w:tcPr>
                <w:tcW w:w="1865" w:type="dxa"/>
                <w:shd w:val="clear" w:color="auto" w:fill="A6A6A6"/>
                <w:vAlign w:val="center"/>
              </w:tcPr>
            </w:tcPrChange>
          </w:tcPr>
          <w:p w14:paraId="5AE2E716" w14:textId="32EDBFDA" w:rsidR="006B0760" w:rsidRPr="007D4566" w:rsidRDefault="003A5291" w:rsidP="00802D0F">
            <w:pPr>
              <w:pStyle w:val="TF-TEXTOQUADRO"/>
              <w:jc w:val="center"/>
            </w:pPr>
            <w:r>
              <w:t xml:space="preserve">Educação na Faixa - </w:t>
            </w:r>
            <w:r w:rsidR="00D83C24" w:rsidRPr="00C84CAA">
              <w:t>Santos</w:t>
            </w:r>
            <w:r w:rsidR="00D83C24" w:rsidRPr="00C84CAA">
              <w:rPr>
                <w:i/>
                <w:iCs/>
              </w:rPr>
              <w:t xml:space="preserve"> </w:t>
            </w:r>
            <w:r w:rsidR="00D83C24" w:rsidRPr="00DE2819">
              <w:rPr>
                <w:i/>
                <w:iCs/>
              </w:rPr>
              <w:t xml:space="preserve">et al. </w:t>
            </w:r>
            <w:r w:rsidR="00D83C24" w:rsidRPr="00DE2819">
              <w:t>(20</w:t>
            </w:r>
            <w:r w:rsidR="00D83C24">
              <w:t>19</w:t>
            </w:r>
            <w:r w:rsidR="00D83C24" w:rsidRPr="00DE2819">
              <w:t>)</w:t>
            </w:r>
          </w:p>
        </w:tc>
      </w:tr>
      <w:tr w:rsidR="00802D0F" w14:paraId="3380952D" w14:textId="77777777" w:rsidTr="009666BD">
        <w:tc>
          <w:tcPr>
            <w:tcW w:w="3670" w:type="dxa"/>
            <w:shd w:val="clear" w:color="auto" w:fill="auto"/>
            <w:vAlign w:val="center"/>
            <w:tcPrChange w:id="179" w:author="Simone Erbs da Costa" w:date="2023-05-11T11:03:00Z">
              <w:tcPr>
                <w:tcW w:w="3715" w:type="dxa"/>
                <w:shd w:val="clear" w:color="auto" w:fill="auto"/>
              </w:tcPr>
            </w:tcPrChange>
          </w:tcPr>
          <w:p w14:paraId="138D3B43" w14:textId="01CE1E7F" w:rsidR="006B0760" w:rsidRDefault="00830625" w:rsidP="009666BD">
            <w:pPr>
              <w:pStyle w:val="TF-TEXTOQUADRO"/>
            </w:pPr>
            <w:r>
              <w:t xml:space="preserve">Meio de </w:t>
            </w:r>
            <w:r w:rsidR="007E2A08" w:rsidRPr="007E2A08">
              <w:t>Condução</w:t>
            </w:r>
            <w:r w:rsidR="00BD4628">
              <w:t xml:space="preserve"> simulados</w:t>
            </w:r>
          </w:p>
        </w:tc>
        <w:tc>
          <w:tcPr>
            <w:tcW w:w="1720" w:type="dxa"/>
            <w:shd w:val="clear" w:color="auto" w:fill="auto"/>
            <w:vAlign w:val="center"/>
            <w:tcPrChange w:id="180" w:author="Simone Erbs da Costa" w:date="2023-05-11T11:03:00Z">
              <w:tcPr>
                <w:tcW w:w="1746" w:type="dxa"/>
                <w:shd w:val="clear" w:color="auto" w:fill="auto"/>
              </w:tcPr>
            </w:tcPrChange>
          </w:tcPr>
          <w:p w14:paraId="2C274505" w14:textId="4E8BE362" w:rsidR="006B0760" w:rsidRDefault="00830625">
            <w:pPr>
              <w:pStyle w:val="TF-TEXTOQUADRO"/>
              <w:jc w:val="center"/>
              <w:pPrChange w:id="181" w:author="Simone Erbs da Costa" w:date="2023-05-11T11:03:00Z">
                <w:pPr>
                  <w:pStyle w:val="TF-TEXTOQUADRO"/>
                </w:pPr>
              </w:pPrChange>
            </w:pPr>
            <w:r>
              <w:t>Pedestre</w:t>
            </w:r>
            <w:r w:rsidR="00BA1D7E">
              <w:t xml:space="preserve"> e </w:t>
            </w:r>
            <w:r>
              <w:t>Carro</w:t>
            </w:r>
          </w:p>
        </w:tc>
        <w:tc>
          <w:tcPr>
            <w:tcW w:w="1868" w:type="dxa"/>
            <w:shd w:val="clear" w:color="auto" w:fill="auto"/>
            <w:vAlign w:val="center"/>
            <w:tcPrChange w:id="182" w:author="Simone Erbs da Costa" w:date="2023-05-11T11:03:00Z">
              <w:tcPr>
                <w:tcW w:w="1746" w:type="dxa"/>
                <w:shd w:val="clear" w:color="auto" w:fill="auto"/>
              </w:tcPr>
            </w:tcPrChange>
          </w:tcPr>
          <w:p w14:paraId="798F95D2" w14:textId="0B320AD8" w:rsidR="006B0760" w:rsidRDefault="0062626B">
            <w:pPr>
              <w:pStyle w:val="TF-TEXTOQUADRO"/>
              <w:jc w:val="center"/>
              <w:pPrChange w:id="183" w:author="Simone Erbs da Costa" w:date="2023-05-11T11:03:00Z">
                <w:pPr>
                  <w:pStyle w:val="TF-TEXTOQUADRO"/>
                </w:pPr>
              </w:pPrChange>
            </w:pPr>
            <w:r>
              <w:t>Bicicleta</w:t>
            </w:r>
          </w:p>
        </w:tc>
        <w:tc>
          <w:tcPr>
            <w:tcW w:w="1690" w:type="dxa"/>
            <w:shd w:val="clear" w:color="auto" w:fill="auto"/>
            <w:vAlign w:val="center"/>
            <w:tcPrChange w:id="184" w:author="Simone Erbs da Costa" w:date="2023-05-11T11:03:00Z">
              <w:tcPr>
                <w:tcW w:w="1865" w:type="dxa"/>
                <w:shd w:val="clear" w:color="auto" w:fill="auto"/>
              </w:tcPr>
            </w:tcPrChange>
          </w:tcPr>
          <w:p w14:paraId="1473A4A9" w14:textId="65B697DD" w:rsidR="006B0760" w:rsidRDefault="00C86B30">
            <w:pPr>
              <w:pStyle w:val="TF-TEXTOQUADRO"/>
              <w:jc w:val="center"/>
              <w:pPrChange w:id="185" w:author="Simone Erbs da Costa" w:date="2023-05-11T11:03:00Z">
                <w:pPr>
                  <w:pStyle w:val="TF-TEXTOQUADRO"/>
                </w:pPr>
              </w:pPrChange>
            </w:pPr>
            <w:r>
              <w:t>Carro</w:t>
            </w:r>
          </w:p>
        </w:tc>
      </w:tr>
      <w:tr w:rsidR="00802D0F" w14:paraId="615D3CA3" w14:textId="77777777" w:rsidTr="009666BD">
        <w:tc>
          <w:tcPr>
            <w:tcW w:w="3670" w:type="dxa"/>
            <w:shd w:val="clear" w:color="auto" w:fill="auto"/>
            <w:vAlign w:val="center"/>
            <w:tcPrChange w:id="186" w:author="Simone Erbs da Costa" w:date="2023-05-11T11:03:00Z">
              <w:tcPr>
                <w:tcW w:w="3715" w:type="dxa"/>
                <w:shd w:val="clear" w:color="auto" w:fill="auto"/>
              </w:tcPr>
            </w:tcPrChange>
          </w:tcPr>
          <w:p w14:paraId="66E7B883" w14:textId="555A50A4" w:rsidR="006B0760" w:rsidRDefault="00D06E8E" w:rsidP="009666BD">
            <w:pPr>
              <w:pStyle w:val="TF-TEXTOQUADRO"/>
            </w:pPr>
            <w:r>
              <w:t xml:space="preserve">Dispositivo de </w:t>
            </w:r>
            <w:r w:rsidR="007F7ED1">
              <w:t>entrada</w:t>
            </w:r>
          </w:p>
        </w:tc>
        <w:tc>
          <w:tcPr>
            <w:tcW w:w="1720" w:type="dxa"/>
            <w:shd w:val="clear" w:color="auto" w:fill="auto"/>
            <w:vAlign w:val="center"/>
            <w:tcPrChange w:id="187" w:author="Simone Erbs da Costa" w:date="2023-05-11T11:03:00Z">
              <w:tcPr>
                <w:tcW w:w="1746" w:type="dxa"/>
                <w:shd w:val="clear" w:color="auto" w:fill="auto"/>
              </w:tcPr>
            </w:tcPrChange>
          </w:tcPr>
          <w:p w14:paraId="629E5946" w14:textId="4AF67145" w:rsidR="006B0760" w:rsidRDefault="007F7ED1">
            <w:pPr>
              <w:pStyle w:val="TF-TEXTOQUADRO"/>
              <w:jc w:val="center"/>
              <w:pPrChange w:id="188" w:author="Simone Erbs da Costa" w:date="2023-05-11T11:03:00Z">
                <w:pPr>
                  <w:pStyle w:val="TF-TEXTOQUADRO"/>
                </w:pPr>
              </w:pPrChange>
            </w:pPr>
            <w:r>
              <w:t>Teclado</w:t>
            </w:r>
            <w:r w:rsidR="00BA1D7E">
              <w:t xml:space="preserve"> e </w:t>
            </w:r>
            <w:r>
              <w:t>Mouse</w:t>
            </w:r>
          </w:p>
        </w:tc>
        <w:tc>
          <w:tcPr>
            <w:tcW w:w="1868" w:type="dxa"/>
            <w:shd w:val="clear" w:color="auto" w:fill="auto"/>
            <w:vAlign w:val="center"/>
            <w:tcPrChange w:id="189" w:author="Simone Erbs da Costa" w:date="2023-05-11T11:03:00Z">
              <w:tcPr>
                <w:tcW w:w="1746" w:type="dxa"/>
                <w:shd w:val="clear" w:color="auto" w:fill="auto"/>
              </w:tcPr>
            </w:tcPrChange>
          </w:tcPr>
          <w:p w14:paraId="6FD3AA8B" w14:textId="0323CF25" w:rsidR="006B0760" w:rsidRDefault="000322EF">
            <w:pPr>
              <w:pStyle w:val="TF-TEXTOQUADRO"/>
              <w:jc w:val="center"/>
              <w:pPrChange w:id="190" w:author="Simone Erbs da Costa" w:date="2023-05-11T11:03:00Z">
                <w:pPr>
                  <w:pStyle w:val="TF-TEXTOQUADRO"/>
                </w:pPr>
              </w:pPrChange>
            </w:pPr>
            <w:r>
              <w:t xml:space="preserve">Volante de </w:t>
            </w:r>
            <w:r w:rsidR="00D037F4">
              <w:t>inércia</w:t>
            </w:r>
            <w:r>
              <w:t xml:space="preserve">, </w:t>
            </w:r>
            <w:r w:rsidR="0044578A">
              <w:t>Óculos VR</w:t>
            </w:r>
          </w:p>
        </w:tc>
        <w:tc>
          <w:tcPr>
            <w:tcW w:w="1690" w:type="dxa"/>
            <w:shd w:val="clear" w:color="auto" w:fill="auto"/>
            <w:vAlign w:val="center"/>
            <w:tcPrChange w:id="191" w:author="Simone Erbs da Costa" w:date="2023-05-11T11:03:00Z">
              <w:tcPr>
                <w:tcW w:w="1865" w:type="dxa"/>
                <w:shd w:val="clear" w:color="auto" w:fill="auto"/>
              </w:tcPr>
            </w:tcPrChange>
          </w:tcPr>
          <w:p w14:paraId="264287B7" w14:textId="1E3B2512" w:rsidR="006B0760" w:rsidRDefault="009A059B">
            <w:pPr>
              <w:pStyle w:val="TF-TEXTOQUADRO"/>
              <w:jc w:val="center"/>
              <w:pPrChange w:id="192" w:author="Simone Erbs da Costa" w:date="2023-05-11T11:03:00Z">
                <w:pPr>
                  <w:pStyle w:val="TF-TEXTOQUADRO"/>
                </w:pPr>
              </w:pPrChange>
            </w:pPr>
            <w:r>
              <w:t>Teclado</w:t>
            </w:r>
            <w:r w:rsidR="001C1E1E">
              <w:t xml:space="preserve"> e </w:t>
            </w:r>
            <w:r>
              <w:t>Mouse</w:t>
            </w:r>
          </w:p>
        </w:tc>
      </w:tr>
      <w:tr w:rsidR="00802D0F" w14:paraId="11F453D2" w14:textId="77777777" w:rsidTr="009666BD">
        <w:tc>
          <w:tcPr>
            <w:tcW w:w="3670" w:type="dxa"/>
            <w:shd w:val="clear" w:color="auto" w:fill="auto"/>
            <w:vAlign w:val="center"/>
            <w:tcPrChange w:id="193" w:author="Simone Erbs da Costa" w:date="2023-05-11T11:03:00Z">
              <w:tcPr>
                <w:tcW w:w="3715" w:type="dxa"/>
                <w:shd w:val="clear" w:color="auto" w:fill="auto"/>
              </w:tcPr>
            </w:tcPrChange>
          </w:tcPr>
          <w:p w14:paraId="50EC2C27" w14:textId="3B58BF94" w:rsidR="006B0760" w:rsidRDefault="00D06E8E" w:rsidP="009666BD">
            <w:pPr>
              <w:pStyle w:val="TF-TEXTOQUADRO"/>
            </w:pPr>
            <w:r>
              <w:t xml:space="preserve">Utiliza </w:t>
            </w:r>
            <w:r w:rsidR="0016666C">
              <w:t xml:space="preserve">da </w:t>
            </w:r>
            <w:r>
              <w:t>realidade virtual</w:t>
            </w:r>
          </w:p>
        </w:tc>
        <w:tc>
          <w:tcPr>
            <w:tcW w:w="1720" w:type="dxa"/>
            <w:shd w:val="clear" w:color="auto" w:fill="auto"/>
            <w:vAlign w:val="center"/>
            <w:tcPrChange w:id="194" w:author="Simone Erbs da Costa" w:date="2023-05-11T11:03:00Z">
              <w:tcPr>
                <w:tcW w:w="1746" w:type="dxa"/>
                <w:shd w:val="clear" w:color="auto" w:fill="auto"/>
              </w:tcPr>
            </w:tcPrChange>
          </w:tcPr>
          <w:p w14:paraId="0F66C670" w14:textId="77EB0A5B" w:rsidR="006B0760" w:rsidRDefault="007F7ED1">
            <w:pPr>
              <w:pStyle w:val="TF-TEXTOQUADRO"/>
              <w:jc w:val="center"/>
              <w:pPrChange w:id="195" w:author="Simone Erbs da Costa" w:date="2023-05-11T11:03:00Z">
                <w:pPr>
                  <w:pStyle w:val="TF-TEXTOQUADRO"/>
                </w:pPr>
              </w:pPrChange>
            </w:pPr>
            <w:r>
              <w:t>Não</w:t>
            </w:r>
          </w:p>
        </w:tc>
        <w:tc>
          <w:tcPr>
            <w:tcW w:w="1868" w:type="dxa"/>
            <w:shd w:val="clear" w:color="auto" w:fill="auto"/>
            <w:vAlign w:val="center"/>
            <w:tcPrChange w:id="196" w:author="Simone Erbs da Costa" w:date="2023-05-11T11:03:00Z">
              <w:tcPr>
                <w:tcW w:w="1746" w:type="dxa"/>
                <w:shd w:val="clear" w:color="auto" w:fill="auto"/>
              </w:tcPr>
            </w:tcPrChange>
          </w:tcPr>
          <w:p w14:paraId="74D76A3C" w14:textId="1EF5D1C2" w:rsidR="006B0760" w:rsidRDefault="007C3DB1">
            <w:pPr>
              <w:pStyle w:val="TF-TEXTOQUADRO"/>
              <w:jc w:val="center"/>
              <w:pPrChange w:id="197" w:author="Simone Erbs da Costa" w:date="2023-05-11T11:03:00Z">
                <w:pPr>
                  <w:pStyle w:val="TF-TEXTOQUADRO"/>
                </w:pPr>
              </w:pPrChange>
            </w:pPr>
            <w:r>
              <w:t>Sim</w:t>
            </w:r>
          </w:p>
        </w:tc>
        <w:tc>
          <w:tcPr>
            <w:tcW w:w="1690" w:type="dxa"/>
            <w:shd w:val="clear" w:color="auto" w:fill="auto"/>
            <w:vAlign w:val="center"/>
            <w:tcPrChange w:id="198" w:author="Simone Erbs da Costa" w:date="2023-05-11T11:03:00Z">
              <w:tcPr>
                <w:tcW w:w="1865" w:type="dxa"/>
                <w:shd w:val="clear" w:color="auto" w:fill="auto"/>
              </w:tcPr>
            </w:tcPrChange>
          </w:tcPr>
          <w:p w14:paraId="07137ECE" w14:textId="39D2B46A" w:rsidR="006B0760" w:rsidRDefault="007C3DB1">
            <w:pPr>
              <w:pStyle w:val="TF-TEXTOQUADRO"/>
              <w:jc w:val="center"/>
              <w:pPrChange w:id="199" w:author="Simone Erbs da Costa" w:date="2023-05-11T11:03:00Z">
                <w:pPr>
                  <w:pStyle w:val="TF-TEXTOQUADRO"/>
                </w:pPr>
              </w:pPrChange>
            </w:pPr>
            <w:r>
              <w:t>Não</w:t>
            </w:r>
          </w:p>
        </w:tc>
      </w:tr>
      <w:tr w:rsidR="00802D0F" w14:paraId="4BD4C8AE" w14:textId="77777777" w:rsidTr="009666BD">
        <w:tc>
          <w:tcPr>
            <w:tcW w:w="3670" w:type="dxa"/>
            <w:shd w:val="clear" w:color="auto" w:fill="auto"/>
            <w:vAlign w:val="center"/>
            <w:tcPrChange w:id="200" w:author="Simone Erbs da Costa" w:date="2023-05-11T11:03:00Z">
              <w:tcPr>
                <w:tcW w:w="3715" w:type="dxa"/>
                <w:shd w:val="clear" w:color="auto" w:fill="auto"/>
              </w:tcPr>
            </w:tcPrChange>
          </w:tcPr>
          <w:p w14:paraId="65404E7E" w14:textId="143C0F92" w:rsidR="006B0760" w:rsidRDefault="0016666C" w:rsidP="009666BD">
            <w:pPr>
              <w:pStyle w:val="TF-TEXTOQUADRO"/>
            </w:pPr>
            <w:r>
              <w:t>Plataforma</w:t>
            </w:r>
          </w:p>
        </w:tc>
        <w:tc>
          <w:tcPr>
            <w:tcW w:w="1720" w:type="dxa"/>
            <w:shd w:val="clear" w:color="auto" w:fill="auto"/>
            <w:vAlign w:val="center"/>
            <w:tcPrChange w:id="201" w:author="Simone Erbs da Costa" w:date="2023-05-11T11:03:00Z">
              <w:tcPr>
                <w:tcW w:w="1746" w:type="dxa"/>
                <w:shd w:val="clear" w:color="auto" w:fill="auto"/>
              </w:tcPr>
            </w:tcPrChange>
          </w:tcPr>
          <w:p w14:paraId="6F10223E" w14:textId="3CF72D08" w:rsidR="006B0760" w:rsidRDefault="007643A0">
            <w:pPr>
              <w:pStyle w:val="TF-TEXTOQUADRO"/>
              <w:jc w:val="center"/>
              <w:pPrChange w:id="202" w:author="Simone Erbs da Costa" w:date="2023-05-11T11:03:00Z">
                <w:pPr>
                  <w:pStyle w:val="TF-TEXTOQUADRO"/>
                </w:pPr>
              </w:pPrChange>
            </w:pPr>
            <w:r>
              <w:t>Desktop</w:t>
            </w:r>
          </w:p>
        </w:tc>
        <w:tc>
          <w:tcPr>
            <w:tcW w:w="1868" w:type="dxa"/>
            <w:shd w:val="clear" w:color="auto" w:fill="auto"/>
            <w:vAlign w:val="center"/>
            <w:tcPrChange w:id="203" w:author="Simone Erbs da Costa" w:date="2023-05-11T11:03:00Z">
              <w:tcPr>
                <w:tcW w:w="1746" w:type="dxa"/>
                <w:shd w:val="clear" w:color="auto" w:fill="auto"/>
              </w:tcPr>
            </w:tcPrChange>
          </w:tcPr>
          <w:p w14:paraId="58FEA8FF" w14:textId="7DFB454A" w:rsidR="006B0760" w:rsidRDefault="00305D77">
            <w:pPr>
              <w:pStyle w:val="TF-TEXTOQUADRO"/>
              <w:jc w:val="center"/>
              <w:pPrChange w:id="204" w:author="Simone Erbs da Costa" w:date="2023-05-11T11:03:00Z">
                <w:pPr>
                  <w:pStyle w:val="TF-TEXTOQUADRO"/>
                </w:pPr>
              </w:pPrChange>
            </w:pPr>
            <w:r>
              <w:t>Óculos VR</w:t>
            </w:r>
          </w:p>
        </w:tc>
        <w:tc>
          <w:tcPr>
            <w:tcW w:w="1690" w:type="dxa"/>
            <w:shd w:val="clear" w:color="auto" w:fill="auto"/>
            <w:vAlign w:val="center"/>
            <w:tcPrChange w:id="205" w:author="Simone Erbs da Costa" w:date="2023-05-11T11:03:00Z">
              <w:tcPr>
                <w:tcW w:w="1865" w:type="dxa"/>
                <w:shd w:val="clear" w:color="auto" w:fill="auto"/>
              </w:tcPr>
            </w:tcPrChange>
          </w:tcPr>
          <w:p w14:paraId="3CA61DDF" w14:textId="0D2F84E3" w:rsidR="006B0760" w:rsidRDefault="00C03862">
            <w:pPr>
              <w:pStyle w:val="TF-TEXTOQUADRO"/>
              <w:jc w:val="center"/>
              <w:pPrChange w:id="206" w:author="Simone Erbs da Costa" w:date="2023-05-11T11:03:00Z">
                <w:pPr>
                  <w:pStyle w:val="TF-TEXTOQUADRO"/>
                </w:pPr>
              </w:pPrChange>
            </w:pPr>
            <w:r>
              <w:t xml:space="preserve">Desktop e </w:t>
            </w:r>
            <w:r w:rsidR="00141217">
              <w:t>Web</w:t>
            </w:r>
          </w:p>
        </w:tc>
      </w:tr>
      <w:tr w:rsidR="005C12D7" w14:paraId="703DDF52" w14:textId="77777777" w:rsidTr="009666BD">
        <w:tc>
          <w:tcPr>
            <w:tcW w:w="3670" w:type="dxa"/>
            <w:shd w:val="clear" w:color="auto" w:fill="auto"/>
            <w:vAlign w:val="center"/>
            <w:tcPrChange w:id="207" w:author="Simone Erbs da Costa" w:date="2023-05-11T11:03:00Z">
              <w:tcPr>
                <w:tcW w:w="3715" w:type="dxa"/>
                <w:shd w:val="clear" w:color="auto" w:fill="auto"/>
              </w:tcPr>
            </w:tcPrChange>
          </w:tcPr>
          <w:p w14:paraId="6D688703" w14:textId="478CE6B5" w:rsidR="005C12D7" w:rsidRDefault="005C12D7" w:rsidP="009666BD">
            <w:pPr>
              <w:pStyle w:val="TF-TEXTOQUADRO"/>
            </w:pPr>
            <w:r>
              <w:t>Engine</w:t>
            </w:r>
          </w:p>
        </w:tc>
        <w:tc>
          <w:tcPr>
            <w:tcW w:w="1720" w:type="dxa"/>
            <w:shd w:val="clear" w:color="auto" w:fill="auto"/>
            <w:vAlign w:val="center"/>
            <w:tcPrChange w:id="208" w:author="Simone Erbs da Costa" w:date="2023-05-11T11:03:00Z">
              <w:tcPr>
                <w:tcW w:w="1746" w:type="dxa"/>
                <w:shd w:val="clear" w:color="auto" w:fill="auto"/>
              </w:tcPr>
            </w:tcPrChange>
          </w:tcPr>
          <w:p w14:paraId="5E107FDD" w14:textId="2FC07808" w:rsidR="005C12D7" w:rsidRDefault="005C12D7">
            <w:pPr>
              <w:pStyle w:val="TF-TEXTOQUADRO"/>
              <w:jc w:val="center"/>
              <w:pPrChange w:id="209" w:author="Simone Erbs da Costa" w:date="2023-05-11T11:03:00Z">
                <w:pPr>
                  <w:pStyle w:val="TF-TEXTOQUADRO"/>
                </w:pPr>
              </w:pPrChange>
            </w:pPr>
            <w:r>
              <w:t>Unity</w:t>
            </w:r>
          </w:p>
        </w:tc>
        <w:tc>
          <w:tcPr>
            <w:tcW w:w="1868" w:type="dxa"/>
            <w:shd w:val="clear" w:color="auto" w:fill="auto"/>
            <w:vAlign w:val="center"/>
            <w:tcPrChange w:id="210" w:author="Simone Erbs da Costa" w:date="2023-05-11T11:03:00Z">
              <w:tcPr>
                <w:tcW w:w="1746" w:type="dxa"/>
                <w:shd w:val="clear" w:color="auto" w:fill="auto"/>
              </w:tcPr>
            </w:tcPrChange>
          </w:tcPr>
          <w:p w14:paraId="3A063234" w14:textId="15EF6320" w:rsidR="005C12D7" w:rsidRDefault="004069EF">
            <w:pPr>
              <w:pStyle w:val="TF-TEXTOQUADRO"/>
              <w:jc w:val="center"/>
              <w:pPrChange w:id="211" w:author="Simone Erbs da Costa" w:date="2023-05-11T11:03:00Z">
                <w:pPr>
                  <w:pStyle w:val="TF-TEXTOQUADRO"/>
                </w:pPr>
              </w:pPrChange>
            </w:pPr>
            <w:r>
              <w:t>Unity</w:t>
            </w:r>
          </w:p>
        </w:tc>
        <w:tc>
          <w:tcPr>
            <w:tcW w:w="1690" w:type="dxa"/>
            <w:shd w:val="clear" w:color="auto" w:fill="auto"/>
            <w:vAlign w:val="center"/>
            <w:tcPrChange w:id="212" w:author="Simone Erbs da Costa" w:date="2023-05-11T11:03:00Z">
              <w:tcPr>
                <w:tcW w:w="1865" w:type="dxa"/>
                <w:shd w:val="clear" w:color="auto" w:fill="auto"/>
              </w:tcPr>
            </w:tcPrChange>
          </w:tcPr>
          <w:p w14:paraId="1AC0C478" w14:textId="4A22947D" w:rsidR="005C12D7" w:rsidRDefault="008C1199">
            <w:pPr>
              <w:pStyle w:val="TF-TEXTOQUADRO"/>
              <w:jc w:val="center"/>
              <w:pPrChange w:id="213" w:author="Simone Erbs da Costa" w:date="2023-05-11T11:03:00Z">
                <w:pPr>
                  <w:pStyle w:val="TF-TEXTOQUADRO"/>
                </w:pPr>
              </w:pPrChange>
            </w:pPr>
            <w:r>
              <w:t>Construct</w:t>
            </w:r>
            <w:r w:rsidR="00EA7401">
              <w:t xml:space="preserve"> 3</w:t>
            </w:r>
          </w:p>
        </w:tc>
      </w:tr>
      <w:tr w:rsidR="00802D0F" w14:paraId="19269749" w14:textId="77777777" w:rsidTr="009666BD">
        <w:tc>
          <w:tcPr>
            <w:tcW w:w="3670" w:type="dxa"/>
            <w:shd w:val="clear" w:color="auto" w:fill="auto"/>
            <w:vAlign w:val="center"/>
            <w:tcPrChange w:id="214" w:author="Simone Erbs da Costa" w:date="2023-05-11T11:03:00Z">
              <w:tcPr>
                <w:tcW w:w="3715" w:type="dxa"/>
                <w:shd w:val="clear" w:color="auto" w:fill="auto"/>
              </w:tcPr>
            </w:tcPrChange>
          </w:tcPr>
          <w:p w14:paraId="3D239ECB" w14:textId="7767411D" w:rsidR="006B0760" w:rsidRDefault="00F9456D" w:rsidP="009666BD">
            <w:pPr>
              <w:pStyle w:val="TF-TEXTOQUADRO"/>
            </w:pPr>
            <w:r>
              <w:t>Público-alvo</w:t>
            </w:r>
          </w:p>
        </w:tc>
        <w:tc>
          <w:tcPr>
            <w:tcW w:w="1720" w:type="dxa"/>
            <w:shd w:val="clear" w:color="auto" w:fill="auto"/>
            <w:vAlign w:val="center"/>
            <w:tcPrChange w:id="215" w:author="Simone Erbs da Costa" w:date="2023-05-11T11:03:00Z">
              <w:tcPr>
                <w:tcW w:w="1746" w:type="dxa"/>
                <w:shd w:val="clear" w:color="auto" w:fill="auto"/>
              </w:tcPr>
            </w:tcPrChange>
          </w:tcPr>
          <w:p w14:paraId="1A8F9496" w14:textId="52C45B84" w:rsidR="006B0760" w:rsidRDefault="00F9456D">
            <w:pPr>
              <w:pStyle w:val="TF-TEXTOQUADRO"/>
              <w:jc w:val="center"/>
              <w:pPrChange w:id="216" w:author="Simone Erbs da Costa" w:date="2023-05-11T11:03:00Z">
                <w:pPr>
                  <w:pStyle w:val="TF-TEXTOQUADRO"/>
                </w:pPr>
              </w:pPrChange>
            </w:pPr>
            <w:r>
              <w:t>Crianças de 7 a 14 anos</w:t>
            </w:r>
          </w:p>
        </w:tc>
        <w:tc>
          <w:tcPr>
            <w:tcW w:w="1868" w:type="dxa"/>
            <w:shd w:val="clear" w:color="auto" w:fill="auto"/>
            <w:vAlign w:val="center"/>
            <w:tcPrChange w:id="217" w:author="Simone Erbs da Costa" w:date="2023-05-11T11:03:00Z">
              <w:tcPr>
                <w:tcW w:w="1746" w:type="dxa"/>
                <w:shd w:val="clear" w:color="auto" w:fill="auto"/>
              </w:tcPr>
            </w:tcPrChange>
          </w:tcPr>
          <w:p w14:paraId="1143F2DF" w14:textId="77A35BDA" w:rsidR="006B0760" w:rsidRDefault="00BD4628">
            <w:pPr>
              <w:pStyle w:val="TF-TEXTOQUADRO"/>
              <w:jc w:val="center"/>
              <w:pPrChange w:id="218" w:author="Simone Erbs da Costa" w:date="2023-05-11T11:03:00Z">
                <w:pPr>
                  <w:pStyle w:val="TF-TEXTOQUADRO"/>
                </w:pPr>
              </w:pPrChange>
            </w:pPr>
            <w:r>
              <w:t>Crianças de 6 a 14 anos</w:t>
            </w:r>
          </w:p>
        </w:tc>
        <w:tc>
          <w:tcPr>
            <w:tcW w:w="1690" w:type="dxa"/>
            <w:shd w:val="clear" w:color="auto" w:fill="auto"/>
            <w:vAlign w:val="center"/>
            <w:tcPrChange w:id="219" w:author="Simone Erbs da Costa" w:date="2023-05-11T11:03:00Z">
              <w:tcPr>
                <w:tcW w:w="1865" w:type="dxa"/>
                <w:shd w:val="clear" w:color="auto" w:fill="auto"/>
              </w:tcPr>
            </w:tcPrChange>
          </w:tcPr>
          <w:p w14:paraId="76C90736" w14:textId="1A62CED6" w:rsidR="006B0760" w:rsidRDefault="001F4D76">
            <w:pPr>
              <w:pStyle w:val="TF-TEXTOQUADRO"/>
              <w:jc w:val="center"/>
              <w:pPrChange w:id="220" w:author="Simone Erbs da Costa" w:date="2023-05-11T11:03:00Z">
                <w:pPr>
                  <w:pStyle w:val="TF-TEXTOQUADRO"/>
                </w:pPr>
              </w:pPrChange>
            </w:pPr>
            <w:r>
              <w:t>J</w:t>
            </w:r>
            <w:r w:rsidRPr="001F4D76">
              <w:t>ovens ciclistas</w:t>
            </w:r>
          </w:p>
        </w:tc>
      </w:tr>
      <w:tr w:rsidR="00802D0F" w14:paraId="7B8B8132" w14:textId="77777777" w:rsidTr="009666BD">
        <w:trPr>
          <w:trHeight w:val="75"/>
        </w:trPr>
        <w:tc>
          <w:tcPr>
            <w:tcW w:w="3670" w:type="dxa"/>
            <w:shd w:val="clear" w:color="auto" w:fill="auto"/>
            <w:vAlign w:val="center"/>
            <w:tcPrChange w:id="221" w:author="Simone Erbs da Costa" w:date="2023-05-11T11:04:00Z">
              <w:tcPr>
                <w:tcW w:w="3715" w:type="dxa"/>
                <w:shd w:val="clear" w:color="auto" w:fill="auto"/>
              </w:tcPr>
            </w:tcPrChange>
          </w:tcPr>
          <w:p w14:paraId="788677F3" w14:textId="27ACAD5A" w:rsidR="006B0760" w:rsidRDefault="00830625" w:rsidP="009666BD">
            <w:pPr>
              <w:pStyle w:val="TF-TEXTOQUADRO"/>
            </w:pPr>
            <w:r>
              <w:t>Dimensão</w:t>
            </w:r>
          </w:p>
        </w:tc>
        <w:tc>
          <w:tcPr>
            <w:tcW w:w="1720" w:type="dxa"/>
            <w:shd w:val="clear" w:color="auto" w:fill="auto"/>
            <w:vAlign w:val="center"/>
            <w:tcPrChange w:id="222" w:author="Simone Erbs da Costa" w:date="2023-05-11T11:04:00Z">
              <w:tcPr>
                <w:tcW w:w="1746" w:type="dxa"/>
                <w:shd w:val="clear" w:color="auto" w:fill="auto"/>
              </w:tcPr>
            </w:tcPrChange>
          </w:tcPr>
          <w:p w14:paraId="59B49A77" w14:textId="0E22F638" w:rsidR="006B0760" w:rsidRDefault="00830625">
            <w:pPr>
              <w:pStyle w:val="TF-TEXTOQUADRO"/>
              <w:jc w:val="center"/>
              <w:pPrChange w:id="223" w:author="Simone Erbs da Costa" w:date="2023-05-11T11:03:00Z">
                <w:pPr>
                  <w:pStyle w:val="TF-TEXTOQUADRO"/>
                </w:pPr>
              </w:pPrChange>
            </w:pPr>
            <w:r>
              <w:t>3D</w:t>
            </w:r>
          </w:p>
        </w:tc>
        <w:tc>
          <w:tcPr>
            <w:tcW w:w="1868" w:type="dxa"/>
            <w:shd w:val="clear" w:color="auto" w:fill="auto"/>
            <w:vAlign w:val="center"/>
            <w:tcPrChange w:id="224" w:author="Simone Erbs da Costa" w:date="2023-05-11T11:04:00Z">
              <w:tcPr>
                <w:tcW w:w="1746" w:type="dxa"/>
                <w:shd w:val="clear" w:color="auto" w:fill="auto"/>
              </w:tcPr>
            </w:tcPrChange>
          </w:tcPr>
          <w:p w14:paraId="0096A45F" w14:textId="0481FFC9" w:rsidR="006B0760" w:rsidRDefault="00830625">
            <w:pPr>
              <w:pStyle w:val="TF-TEXTOQUADRO"/>
              <w:jc w:val="center"/>
              <w:pPrChange w:id="225" w:author="Simone Erbs da Costa" w:date="2023-05-11T11:03:00Z">
                <w:pPr>
                  <w:pStyle w:val="TF-TEXTOQUADRO"/>
                </w:pPr>
              </w:pPrChange>
            </w:pPr>
            <w:r>
              <w:t>3D</w:t>
            </w:r>
          </w:p>
        </w:tc>
        <w:tc>
          <w:tcPr>
            <w:tcW w:w="1690" w:type="dxa"/>
            <w:shd w:val="clear" w:color="auto" w:fill="auto"/>
            <w:vAlign w:val="center"/>
            <w:tcPrChange w:id="226" w:author="Simone Erbs da Costa" w:date="2023-05-11T11:04:00Z">
              <w:tcPr>
                <w:tcW w:w="1865" w:type="dxa"/>
                <w:shd w:val="clear" w:color="auto" w:fill="auto"/>
              </w:tcPr>
            </w:tcPrChange>
          </w:tcPr>
          <w:p w14:paraId="2E2C7B86" w14:textId="1AD207EE" w:rsidR="006B0760" w:rsidRDefault="00830625">
            <w:pPr>
              <w:pStyle w:val="TF-TEXTOQUADRO"/>
              <w:jc w:val="center"/>
              <w:pPrChange w:id="227" w:author="Simone Erbs da Costa" w:date="2023-05-11T11:03:00Z">
                <w:pPr>
                  <w:pStyle w:val="TF-TEXTOQUADRO"/>
                </w:pPr>
              </w:pPrChange>
            </w:pPr>
            <w:r>
              <w:t>2D</w:t>
            </w:r>
          </w:p>
        </w:tc>
      </w:tr>
      <w:tr w:rsidR="00802D0F" w14:paraId="6EC8F5BD" w14:textId="77777777" w:rsidTr="009666BD">
        <w:trPr>
          <w:trHeight w:val="353"/>
        </w:trPr>
        <w:tc>
          <w:tcPr>
            <w:tcW w:w="3670" w:type="dxa"/>
            <w:shd w:val="clear" w:color="auto" w:fill="auto"/>
            <w:vAlign w:val="center"/>
            <w:tcPrChange w:id="228" w:author="Simone Erbs da Costa" w:date="2023-05-11T11:03:00Z">
              <w:tcPr>
                <w:tcW w:w="3715" w:type="dxa"/>
                <w:shd w:val="clear" w:color="auto" w:fill="auto"/>
              </w:tcPr>
            </w:tcPrChange>
          </w:tcPr>
          <w:p w14:paraId="1DA0C77F" w14:textId="77777777" w:rsidR="006B0760" w:rsidDel="009666BD" w:rsidRDefault="0035792B" w:rsidP="009666BD">
            <w:pPr>
              <w:pStyle w:val="TF-TEXTOQUADRO"/>
              <w:rPr>
                <w:del w:id="229" w:author="Simone Erbs da Costa" w:date="2023-05-11T11:03:00Z"/>
              </w:rPr>
            </w:pPr>
            <w:r>
              <w:t>Aborda os princípios básicos sobre o trânsito</w:t>
            </w:r>
          </w:p>
          <w:p w14:paraId="31E84560" w14:textId="57BD8B95" w:rsidR="00DE5E17" w:rsidRDefault="00DE5E17" w:rsidP="009666BD">
            <w:pPr>
              <w:pStyle w:val="TF-TEXTOQUADRO"/>
            </w:pPr>
          </w:p>
        </w:tc>
        <w:tc>
          <w:tcPr>
            <w:tcW w:w="1720" w:type="dxa"/>
            <w:shd w:val="clear" w:color="auto" w:fill="auto"/>
            <w:vAlign w:val="center"/>
            <w:tcPrChange w:id="230" w:author="Simone Erbs da Costa" w:date="2023-05-11T11:03:00Z">
              <w:tcPr>
                <w:tcW w:w="1746" w:type="dxa"/>
                <w:shd w:val="clear" w:color="auto" w:fill="auto"/>
              </w:tcPr>
            </w:tcPrChange>
          </w:tcPr>
          <w:p w14:paraId="36BA4CD1" w14:textId="7033B21C" w:rsidR="006B0760" w:rsidRDefault="007E416C">
            <w:pPr>
              <w:pStyle w:val="TF-TEXTOQUADRO"/>
              <w:jc w:val="center"/>
              <w:pPrChange w:id="231" w:author="Simone Erbs da Costa" w:date="2023-05-11T11:03:00Z">
                <w:pPr>
                  <w:pStyle w:val="TF-TEXTOQUADRO"/>
                </w:pPr>
              </w:pPrChange>
            </w:pPr>
            <w:r>
              <w:t>Sim</w:t>
            </w:r>
          </w:p>
        </w:tc>
        <w:tc>
          <w:tcPr>
            <w:tcW w:w="1868" w:type="dxa"/>
            <w:shd w:val="clear" w:color="auto" w:fill="auto"/>
            <w:vAlign w:val="center"/>
            <w:tcPrChange w:id="232" w:author="Simone Erbs da Costa" w:date="2023-05-11T11:03:00Z">
              <w:tcPr>
                <w:tcW w:w="1746" w:type="dxa"/>
                <w:shd w:val="clear" w:color="auto" w:fill="auto"/>
              </w:tcPr>
            </w:tcPrChange>
          </w:tcPr>
          <w:p w14:paraId="2421B8B5" w14:textId="51630812" w:rsidR="006B0760" w:rsidRDefault="007E416C">
            <w:pPr>
              <w:pStyle w:val="TF-TEXTOQUADRO"/>
              <w:jc w:val="center"/>
              <w:pPrChange w:id="233" w:author="Simone Erbs da Costa" w:date="2023-05-11T11:03:00Z">
                <w:pPr>
                  <w:pStyle w:val="TF-TEXTOQUADRO"/>
                </w:pPr>
              </w:pPrChange>
            </w:pPr>
            <w:r>
              <w:t>Não</w:t>
            </w:r>
          </w:p>
        </w:tc>
        <w:tc>
          <w:tcPr>
            <w:tcW w:w="1690" w:type="dxa"/>
            <w:shd w:val="clear" w:color="auto" w:fill="auto"/>
            <w:vAlign w:val="center"/>
            <w:tcPrChange w:id="234" w:author="Simone Erbs da Costa" w:date="2023-05-11T11:03:00Z">
              <w:tcPr>
                <w:tcW w:w="1865" w:type="dxa"/>
                <w:shd w:val="clear" w:color="auto" w:fill="auto"/>
              </w:tcPr>
            </w:tcPrChange>
          </w:tcPr>
          <w:p w14:paraId="3CB7B5DF" w14:textId="2753C3F7" w:rsidR="006B0760" w:rsidRDefault="007E325A">
            <w:pPr>
              <w:pStyle w:val="TF-TEXTOQUADRO"/>
              <w:jc w:val="center"/>
              <w:pPrChange w:id="235" w:author="Simone Erbs da Costa" w:date="2023-05-11T11:03:00Z">
                <w:pPr>
                  <w:pStyle w:val="TF-TEXTOQUADRO"/>
                </w:pPr>
              </w:pPrChange>
            </w:pPr>
            <w:r>
              <w:t>Sim</w:t>
            </w:r>
          </w:p>
        </w:tc>
      </w:tr>
      <w:tr w:rsidR="00DE5E17" w14:paraId="26A12552" w14:textId="77777777" w:rsidTr="009666BD">
        <w:tc>
          <w:tcPr>
            <w:tcW w:w="3670" w:type="dxa"/>
            <w:shd w:val="clear" w:color="auto" w:fill="auto"/>
            <w:vAlign w:val="center"/>
            <w:tcPrChange w:id="236" w:author="Simone Erbs da Costa" w:date="2023-05-11T11:03:00Z">
              <w:tcPr>
                <w:tcW w:w="3715" w:type="dxa"/>
                <w:shd w:val="clear" w:color="auto" w:fill="auto"/>
              </w:tcPr>
            </w:tcPrChange>
          </w:tcPr>
          <w:p w14:paraId="0EBA346B" w14:textId="2BB6D936" w:rsidR="00DE5E17" w:rsidRDefault="00DE5E17" w:rsidP="009666BD">
            <w:pPr>
              <w:pStyle w:val="TF-TEXTOQUADRO"/>
            </w:pPr>
            <w:r>
              <w:t xml:space="preserve">Fornece </w:t>
            </w:r>
            <w:r w:rsidRPr="005C3FD8">
              <w:rPr>
                <w:i/>
                <w:iCs/>
              </w:rPr>
              <w:t>feedback</w:t>
            </w:r>
            <w:r>
              <w:t xml:space="preserve"> ao usuário</w:t>
            </w:r>
          </w:p>
        </w:tc>
        <w:tc>
          <w:tcPr>
            <w:tcW w:w="1720" w:type="dxa"/>
            <w:shd w:val="clear" w:color="auto" w:fill="auto"/>
            <w:vAlign w:val="center"/>
            <w:tcPrChange w:id="237" w:author="Simone Erbs da Costa" w:date="2023-05-11T11:03:00Z">
              <w:tcPr>
                <w:tcW w:w="1746" w:type="dxa"/>
                <w:shd w:val="clear" w:color="auto" w:fill="auto"/>
              </w:tcPr>
            </w:tcPrChange>
          </w:tcPr>
          <w:p w14:paraId="18799A6E" w14:textId="0CEE92F0" w:rsidR="00DE5E17" w:rsidRDefault="000D1228">
            <w:pPr>
              <w:pStyle w:val="TF-TEXTOQUADRO"/>
              <w:jc w:val="center"/>
              <w:pPrChange w:id="238" w:author="Simone Erbs da Costa" w:date="2023-05-11T11:03:00Z">
                <w:pPr>
                  <w:pStyle w:val="TF-TEXTOQUADRO"/>
                </w:pPr>
              </w:pPrChange>
            </w:pPr>
            <w:r>
              <w:t>Sim</w:t>
            </w:r>
          </w:p>
        </w:tc>
        <w:tc>
          <w:tcPr>
            <w:tcW w:w="1868" w:type="dxa"/>
            <w:shd w:val="clear" w:color="auto" w:fill="auto"/>
            <w:vAlign w:val="center"/>
            <w:tcPrChange w:id="239" w:author="Simone Erbs da Costa" w:date="2023-05-11T11:03:00Z">
              <w:tcPr>
                <w:tcW w:w="1746" w:type="dxa"/>
                <w:shd w:val="clear" w:color="auto" w:fill="auto"/>
              </w:tcPr>
            </w:tcPrChange>
          </w:tcPr>
          <w:p w14:paraId="0C263239" w14:textId="7F753085" w:rsidR="00DE5E17" w:rsidRDefault="00CC4C65">
            <w:pPr>
              <w:pStyle w:val="TF-TEXTOQUADRO"/>
              <w:jc w:val="center"/>
              <w:pPrChange w:id="240" w:author="Simone Erbs da Costa" w:date="2023-05-11T11:03:00Z">
                <w:pPr>
                  <w:pStyle w:val="TF-TEXTOQUADRO"/>
                </w:pPr>
              </w:pPrChange>
            </w:pPr>
            <w:r>
              <w:t>Não</w:t>
            </w:r>
          </w:p>
        </w:tc>
        <w:tc>
          <w:tcPr>
            <w:tcW w:w="1690" w:type="dxa"/>
            <w:shd w:val="clear" w:color="auto" w:fill="auto"/>
            <w:vAlign w:val="center"/>
            <w:tcPrChange w:id="241" w:author="Simone Erbs da Costa" w:date="2023-05-11T11:03:00Z">
              <w:tcPr>
                <w:tcW w:w="1865" w:type="dxa"/>
                <w:shd w:val="clear" w:color="auto" w:fill="auto"/>
              </w:tcPr>
            </w:tcPrChange>
          </w:tcPr>
          <w:p w14:paraId="30617A64" w14:textId="6C76DB23" w:rsidR="00DE5E17" w:rsidRDefault="00CC4C65">
            <w:pPr>
              <w:pStyle w:val="TF-TEXTOQUADRO"/>
              <w:jc w:val="center"/>
              <w:pPrChange w:id="242" w:author="Simone Erbs da Costa" w:date="2023-05-11T11:03:00Z">
                <w:pPr>
                  <w:pStyle w:val="TF-TEXTOQUADRO"/>
                </w:pPr>
              </w:pPrChange>
            </w:pPr>
            <w:r>
              <w:t>Sim</w:t>
            </w:r>
          </w:p>
        </w:tc>
      </w:tr>
    </w:tbl>
    <w:p w14:paraId="2E8849AC" w14:textId="77777777" w:rsidR="006B0760" w:rsidRDefault="006B0760" w:rsidP="006B0760">
      <w:pPr>
        <w:pStyle w:val="TF-FONTE"/>
      </w:pPr>
      <w:r>
        <w:t>Fonte: elaborado pelo autor.</w:t>
      </w:r>
    </w:p>
    <w:p w14:paraId="7104B146" w14:textId="4BA67674" w:rsidR="00A930F6" w:rsidRDefault="005141D7" w:rsidP="003273C7">
      <w:pPr>
        <w:pStyle w:val="TF-TEXTO"/>
      </w:pPr>
      <w:commentRangeStart w:id="243"/>
      <w:r>
        <w:t>Conforme apres</w:t>
      </w:r>
      <w:r w:rsidR="00BA4929">
        <w:t xml:space="preserve">entando no Quadro </w:t>
      </w:r>
      <w:r w:rsidR="00B470F5">
        <w:t>2</w:t>
      </w:r>
      <w:r w:rsidR="00BA4929">
        <w:t xml:space="preserve">, os </w:t>
      </w:r>
      <w:r w:rsidR="008978CB">
        <w:t>aplicativos</w:t>
      </w:r>
      <w:r w:rsidR="00BA4929">
        <w:t xml:space="preserve"> </w:t>
      </w:r>
      <w:r w:rsidR="007F6E7D">
        <w:t xml:space="preserve">possuem </w:t>
      </w:r>
      <w:r w:rsidR="00BA4929">
        <w:t xml:space="preserve">meios de locomoção distintos. </w:t>
      </w:r>
      <w:r w:rsidR="009604D1">
        <w:t xml:space="preserve">No </w:t>
      </w:r>
      <w:r w:rsidR="007C32F7">
        <w:t>aplicativo</w:t>
      </w:r>
      <w:r w:rsidR="009604D1">
        <w:t xml:space="preserve"> </w:t>
      </w:r>
      <w:r w:rsidR="000C165C">
        <w:t xml:space="preserve">Induca, </w:t>
      </w:r>
      <w:r w:rsidR="00572437">
        <w:t xml:space="preserve">é possível reconhecer </w:t>
      </w:r>
      <w:r w:rsidR="00A930F6">
        <w:t xml:space="preserve">as funções que um pedestre pode desempenhar no trânsito, </w:t>
      </w:r>
      <w:r w:rsidR="008462EE">
        <w:t>além do comportamento e hábitos corretos dentro do carro, como a utilização do cinto de segurança.</w:t>
      </w:r>
      <w:r w:rsidR="00114008">
        <w:t xml:space="preserve"> N</w:t>
      </w:r>
      <w:r w:rsidR="00734E9D">
        <w:t>a aplicação Educação na Faixa</w:t>
      </w:r>
      <w:r w:rsidR="00114008">
        <w:t>,</w:t>
      </w:r>
      <w:r w:rsidR="007F6E7D">
        <w:t xml:space="preserve"> também </w:t>
      </w:r>
      <w:r w:rsidR="004363BE">
        <w:t xml:space="preserve">é apresentado o carro, devendo ser guiado se atentando a </w:t>
      </w:r>
      <w:r w:rsidR="0093601D">
        <w:t>situações diversas, como semáforos e faixas de pedestres</w:t>
      </w:r>
      <w:r w:rsidR="00712A01">
        <w:t>.</w:t>
      </w:r>
      <w:r w:rsidR="00C36312">
        <w:t xml:space="preserve"> </w:t>
      </w:r>
      <w:r w:rsidR="00712A01">
        <w:t>E</w:t>
      </w:r>
      <w:r w:rsidR="00C36312">
        <w:t xml:space="preserve">nquanto o </w:t>
      </w:r>
      <w:r w:rsidR="007C32F7">
        <w:t xml:space="preserve">aplicativo de </w:t>
      </w:r>
      <w:r w:rsidR="007C32F7" w:rsidRPr="00DE2819">
        <w:t xml:space="preserve">Zeuwts </w:t>
      </w:r>
      <w:r w:rsidR="00C36312" w:rsidRPr="00DE2819">
        <w:rPr>
          <w:i/>
          <w:iCs/>
        </w:rPr>
        <w:t xml:space="preserve">et al. </w:t>
      </w:r>
      <w:r w:rsidR="00C36312" w:rsidRPr="00DE2819">
        <w:t>(202</w:t>
      </w:r>
      <w:r w:rsidR="006B02F1">
        <w:t>3</w:t>
      </w:r>
      <w:r w:rsidR="00C36312" w:rsidRPr="00DE2819">
        <w:t>)</w:t>
      </w:r>
      <w:r w:rsidR="00C36312">
        <w:t xml:space="preserve"> focou </w:t>
      </w:r>
      <w:r w:rsidR="00F6333F">
        <w:t>o estudo para ciclistas, sendo necessário andar de bicicleta e com segurança</w:t>
      </w:r>
      <w:r w:rsidR="003273C7">
        <w:t xml:space="preserve"> diante d</w:t>
      </w:r>
      <w:r w:rsidR="00F6333F">
        <w:t>as situações de trânsito apresentadas</w:t>
      </w:r>
      <w:r w:rsidR="003273C7">
        <w:t>.</w:t>
      </w:r>
      <w:commentRangeEnd w:id="243"/>
      <w:r w:rsidR="009666BD">
        <w:rPr>
          <w:rStyle w:val="Refdecomentrio"/>
        </w:rPr>
        <w:commentReference w:id="243"/>
      </w:r>
    </w:p>
    <w:p w14:paraId="78CD0A80" w14:textId="521180DB" w:rsidR="00666CB9" w:rsidRDefault="005A4F59" w:rsidP="003273C7">
      <w:pPr>
        <w:pStyle w:val="TF-TEXTO"/>
      </w:pPr>
      <w:r>
        <w:t xml:space="preserve">Dentre os </w:t>
      </w:r>
      <w:r w:rsidR="007C32F7">
        <w:t>aplicativos</w:t>
      </w:r>
      <w:r>
        <w:t xml:space="preserve"> apresentados, apenas o de </w:t>
      </w:r>
      <w:r w:rsidRPr="00DE2819">
        <w:t xml:space="preserve">Zeuwts </w:t>
      </w:r>
      <w:r w:rsidRPr="00DE2819">
        <w:rPr>
          <w:i/>
          <w:iCs/>
        </w:rPr>
        <w:t xml:space="preserve">et al. </w:t>
      </w:r>
      <w:r w:rsidRPr="00DE2819">
        <w:t>(202</w:t>
      </w:r>
      <w:r w:rsidR="006B02F1">
        <w:t>3</w:t>
      </w:r>
      <w:r w:rsidRPr="00DE2819">
        <w:t>)</w:t>
      </w:r>
      <w:r>
        <w:t xml:space="preserve"> utiliza a realidade virtual, </w:t>
      </w:r>
      <w:r w:rsidR="007A7F11">
        <w:t>através dos óculos</w:t>
      </w:r>
      <w:r w:rsidR="00006E55">
        <w:t xml:space="preserve"> </w:t>
      </w:r>
      <w:r w:rsidR="001C23AB">
        <w:t>de realidade virtual HTC Vive 2.0</w:t>
      </w:r>
      <w:r w:rsidR="00AD3992">
        <w:t>, sendo também a plataforma utilizada pela aplicação, visto que est</w:t>
      </w:r>
      <w:r w:rsidR="00C6465C">
        <w:t>e dispositivo não precisa de um celular</w:t>
      </w:r>
      <w:r w:rsidR="00EB59C5">
        <w:t xml:space="preserve"> ou desktop</w:t>
      </w:r>
      <w:r w:rsidR="00C6465C">
        <w:t xml:space="preserve"> para executar o aplicativo. </w:t>
      </w:r>
      <w:r w:rsidR="00476B83">
        <w:t>O</w:t>
      </w:r>
      <w:r w:rsidR="00FF4D85">
        <w:t xml:space="preserve">s </w:t>
      </w:r>
      <w:r w:rsidR="00B8233F">
        <w:t xml:space="preserve">outros </w:t>
      </w:r>
      <w:r w:rsidR="00D0708D">
        <w:t>aplicativos</w:t>
      </w:r>
      <w:r w:rsidR="00B8233F">
        <w:t xml:space="preserve"> citados </w:t>
      </w:r>
      <w:r w:rsidR="007C37B5">
        <w:t>deve</w:t>
      </w:r>
      <w:r w:rsidR="00FF4D85">
        <w:t>m</w:t>
      </w:r>
      <w:r w:rsidR="007C37B5">
        <w:t xml:space="preserve"> ser </w:t>
      </w:r>
      <w:r w:rsidR="00FF4D85">
        <w:t>executados no desktop</w:t>
      </w:r>
      <w:r w:rsidR="00B8233F">
        <w:t>, sendo que o de</w:t>
      </w:r>
      <w:r w:rsidR="00B8233F" w:rsidRPr="00B8233F">
        <w:t xml:space="preserve"> </w:t>
      </w:r>
      <w:r w:rsidR="00B8233F" w:rsidRPr="00C84CAA">
        <w:t>Santos</w:t>
      </w:r>
      <w:r w:rsidR="00B8233F" w:rsidRPr="00C84CAA">
        <w:rPr>
          <w:i/>
          <w:iCs/>
        </w:rPr>
        <w:t xml:space="preserve"> </w:t>
      </w:r>
      <w:r w:rsidR="00B8233F" w:rsidRPr="00DE2819">
        <w:rPr>
          <w:i/>
          <w:iCs/>
        </w:rPr>
        <w:t xml:space="preserve">et al. </w:t>
      </w:r>
      <w:r w:rsidR="00B8233F" w:rsidRPr="00DE2819">
        <w:t>(20</w:t>
      </w:r>
      <w:r w:rsidR="00B8233F">
        <w:t>19</w:t>
      </w:r>
      <w:r w:rsidR="00B8233F" w:rsidRPr="00DE2819">
        <w:t>)</w:t>
      </w:r>
      <w:r w:rsidR="00B8233F">
        <w:t xml:space="preserve"> é </w:t>
      </w:r>
      <w:r w:rsidR="0064428E">
        <w:t xml:space="preserve">acessado a partir da </w:t>
      </w:r>
      <w:r w:rsidR="00B8233F">
        <w:t>web, porém</w:t>
      </w:r>
      <w:r w:rsidR="0078479C">
        <w:t xml:space="preserve"> os controles não foram adaptados para os dispositivos móveis.</w:t>
      </w:r>
      <w:r w:rsidR="006367F0">
        <w:t xml:space="preserve"> O</w:t>
      </w:r>
      <w:r w:rsidR="0064428E">
        <w:t>s</w:t>
      </w:r>
      <w:r w:rsidR="006367F0">
        <w:t xml:space="preserve"> aplicativo</w:t>
      </w:r>
      <w:r w:rsidR="0064428E">
        <w:t>s</w:t>
      </w:r>
      <w:r w:rsidR="006367F0">
        <w:t xml:space="preserve"> Induca </w:t>
      </w:r>
      <w:r w:rsidR="0064428E">
        <w:t xml:space="preserve">e de </w:t>
      </w:r>
      <w:r w:rsidR="0064428E" w:rsidRPr="00DE2819">
        <w:t xml:space="preserve">Zeuwts </w:t>
      </w:r>
      <w:r w:rsidR="0064428E" w:rsidRPr="00DE2819">
        <w:rPr>
          <w:i/>
          <w:iCs/>
        </w:rPr>
        <w:t xml:space="preserve">et al. </w:t>
      </w:r>
      <w:r w:rsidR="0064428E" w:rsidRPr="00DE2819">
        <w:t>(2022)</w:t>
      </w:r>
      <w:r w:rsidR="0064428E">
        <w:t xml:space="preserve"> apresentam um ambiente em 3D, sendo desenvolvidos em Unity, enquanto </w:t>
      </w:r>
      <w:r w:rsidR="007440CA">
        <w:t>o Educação na Faixa</w:t>
      </w:r>
      <w:r w:rsidR="002973DC">
        <w:t xml:space="preserve"> </w:t>
      </w:r>
      <w:r w:rsidR="00A765AF">
        <w:t>possui a dimensão 2D e</w:t>
      </w:r>
      <w:r w:rsidR="007440CA">
        <w:t xml:space="preserve"> foi </w:t>
      </w:r>
      <w:r w:rsidR="002973DC">
        <w:t xml:space="preserve">desenvolvido na </w:t>
      </w:r>
      <w:r w:rsidR="002973DC" w:rsidRPr="002973DC">
        <w:rPr>
          <w:i/>
          <w:iCs/>
        </w:rPr>
        <w:t>engine</w:t>
      </w:r>
      <w:r w:rsidR="002973DC">
        <w:t xml:space="preserve"> Construct 3, exclusiva para jogos</w:t>
      </w:r>
      <w:r w:rsidR="00A765AF">
        <w:t xml:space="preserve"> 2D</w:t>
      </w:r>
      <w:r w:rsidR="004829F3">
        <w:t>, permitindo o desenvolvimento de uma forma mais fácil e rápida</w:t>
      </w:r>
      <w:r w:rsidR="00A765AF">
        <w:t>.</w:t>
      </w:r>
      <w:r w:rsidR="002973DC">
        <w:t xml:space="preserve"> </w:t>
      </w:r>
    </w:p>
    <w:p w14:paraId="15CE7E3F" w14:textId="5AA60906" w:rsidR="00361CDA" w:rsidRDefault="00361CDA" w:rsidP="00DF1C9A">
      <w:pPr>
        <w:pStyle w:val="TF-TEXTO"/>
      </w:pPr>
      <w:r>
        <w:t xml:space="preserve">O público-alvo das aplicações é </w:t>
      </w:r>
      <w:r w:rsidR="007E1762">
        <w:t>semelhante, com</w:t>
      </w:r>
      <w:r w:rsidR="000D1AF4">
        <w:t xml:space="preserve"> idades que </w:t>
      </w:r>
      <w:r w:rsidR="007E1762">
        <w:t>englobam os ensinos fundamentais I e II.</w:t>
      </w:r>
      <w:r>
        <w:t xml:space="preserve"> </w:t>
      </w:r>
      <w:r w:rsidR="007E1762">
        <w:t>N</w:t>
      </w:r>
      <w:r>
        <w:t xml:space="preserve">o entanto o estudo de </w:t>
      </w:r>
      <w:r w:rsidRPr="00DE2819">
        <w:t xml:space="preserve">Zeuwts </w:t>
      </w:r>
      <w:r w:rsidRPr="00DE2819">
        <w:rPr>
          <w:i/>
          <w:iCs/>
        </w:rPr>
        <w:t xml:space="preserve">et al. </w:t>
      </w:r>
      <w:r w:rsidRPr="00DE2819">
        <w:t>(202</w:t>
      </w:r>
      <w:r w:rsidR="006B02F1">
        <w:t>3</w:t>
      </w:r>
      <w:r w:rsidRPr="00DE2819">
        <w:t>)</w:t>
      </w:r>
      <w:r w:rsidR="009B2A10">
        <w:t xml:space="preserve"> </w:t>
      </w:r>
      <w:r w:rsidR="00F07A7E">
        <w:t>definiu o critério d</w:t>
      </w:r>
      <w:r w:rsidR="000D1AF4">
        <w:t xml:space="preserve">e incluir apenas participantes que já sabiam andar de bicicleta. </w:t>
      </w:r>
      <w:r w:rsidR="00077161">
        <w:t xml:space="preserve">As aplicações Induca e Educação na Faixa </w:t>
      </w:r>
      <w:r w:rsidR="0050140E">
        <w:t>apresentam de maneira explícita leis e princípios básicos sobre o trânsito</w:t>
      </w:r>
      <w:r w:rsidR="00B9767D">
        <w:t xml:space="preserve">. </w:t>
      </w:r>
      <w:r w:rsidR="00B9767D" w:rsidRPr="00AE4B70">
        <w:t xml:space="preserve">Induca </w:t>
      </w:r>
      <w:r w:rsidR="005B193F" w:rsidRPr="00AE4B70">
        <w:t xml:space="preserve">apresenta as leis e sinalização gerando penalidades ou bonificações durante o jogo, </w:t>
      </w:r>
      <w:r w:rsidR="00A85FD8">
        <w:t xml:space="preserve">através de </w:t>
      </w:r>
      <w:r w:rsidR="00295E82" w:rsidRPr="00AE4B70">
        <w:t xml:space="preserve">missões e </w:t>
      </w:r>
      <w:r w:rsidR="007E2B31" w:rsidRPr="00AE4B70">
        <w:t xml:space="preserve">advertências por infrações </w:t>
      </w:r>
      <w:r w:rsidR="00D14CA3" w:rsidRPr="00AE4B70">
        <w:t>que o jogador comete durante o jogo</w:t>
      </w:r>
      <w:r w:rsidR="003E27CA">
        <w:t xml:space="preserve"> </w:t>
      </w:r>
      <w:r w:rsidR="00AE4B70">
        <w:t>(</w:t>
      </w:r>
      <w:r w:rsidR="003E27CA" w:rsidRPr="00AE4B70">
        <w:t>SANTANA; TRONTO; SOUSA</w:t>
      </w:r>
      <w:r w:rsidR="00AE4B70" w:rsidRPr="00AE4B70">
        <w:t>,</w:t>
      </w:r>
      <w:r w:rsidR="00D14CA3" w:rsidRPr="00AE4B70">
        <w:t xml:space="preserve"> 2019).</w:t>
      </w:r>
      <w:r w:rsidR="00885A4D">
        <w:t xml:space="preserve"> Já o</w:t>
      </w:r>
      <w:r w:rsidR="001309FD">
        <w:t xml:space="preserve"> </w:t>
      </w:r>
      <w:r w:rsidR="003E27CA">
        <w:t>E</w:t>
      </w:r>
      <w:r w:rsidR="001309FD">
        <w:t>ducação na faixa apresenta um personagem caracterizado como guarda de trânsito</w:t>
      </w:r>
      <w:r w:rsidR="00C5668C">
        <w:t xml:space="preserve">, que ensina as regras de trânsito </w:t>
      </w:r>
      <w:r w:rsidR="000206C5">
        <w:t>antes do jogador poder avançar no cenário</w:t>
      </w:r>
      <w:r w:rsidR="00CB3AE5">
        <w:t>.</w:t>
      </w:r>
      <w:r w:rsidR="00C02C25">
        <w:t xml:space="preserve"> Em caso de desrespeito às normas, o jogador é levado ao início da fase e recebe novas orientações</w:t>
      </w:r>
      <w:r w:rsidR="00F26B84">
        <w:t xml:space="preserve"> (SANTOS</w:t>
      </w:r>
      <w:r w:rsidR="00F26B84" w:rsidRPr="00C84CAA">
        <w:rPr>
          <w:i/>
          <w:iCs/>
        </w:rPr>
        <w:t xml:space="preserve"> </w:t>
      </w:r>
      <w:r w:rsidR="00F26B84" w:rsidRPr="00DE2819">
        <w:rPr>
          <w:i/>
          <w:iCs/>
        </w:rPr>
        <w:t>et al.</w:t>
      </w:r>
      <w:r w:rsidR="00F26B84">
        <w:rPr>
          <w:i/>
          <w:iCs/>
        </w:rPr>
        <w:t xml:space="preserve">, </w:t>
      </w:r>
      <w:r w:rsidR="00F26B84" w:rsidRPr="00DE2819">
        <w:t>20</w:t>
      </w:r>
      <w:r w:rsidR="00F26B84">
        <w:t>19</w:t>
      </w:r>
      <w:r w:rsidR="00F26B84" w:rsidRPr="00DE2819">
        <w:t>)</w:t>
      </w:r>
      <w:r w:rsidR="00F26B84">
        <w:t>.</w:t>
      </w:r>
      <w:r w:rsidR="0018189E">
        <w:t xml:space="preserve"> </w:t>
      </w:r>
      <w:r w:rsidR="00F07E8F">
        <w:t xml:space="preserve">A aplicação de </w:t>
      </w:r>
      <w:r w:rsidR="00F07E8F" w:rsidRPr="00DE2819">
        <w:t xml:space="preserve">Zeuwts </w:t>
      </w:r>
      <w:r w:rsidR="00F07E8F" w:rsidRPr="00DE2819">
        <w:rPr>
          <w:i/>
          <w:iCs/>
        </w:rPr>
        <w:t xml:space="preserve">et al. </w:t>
      </w:r>
      <w:r w:rsidR="00F07E8F" w:rsidRPr="00DE2819">
        <w:t>(202</w:t>
      </w:r>
      <w:r w:rsidR="006B02F1">
        <w:t>3</w:t>
      </w:r>
      <w:r w:rsidR="00F07E8F" w:rsidRPr="00DE2819">
        <w:t>)</w:t>
      </w:r>
      <w:r w:rsidR="00402783">
        <w:t xml:space="preserve"> não apresenta as </w:t>
      </w:r>
      <w:r w:rsidR="00535023">
        <w:t xml:space="preserve">leis e </w:t>
      </w:r>
      <w:r w:rsidR="00402783">
        <w:t xml:space="preserve">regras de trânsito, </w:t>
      </w:r>
      <w:r w:rsidR="00DF1C9A">
        <w:t xml:space="preserve">o usuário apenas </w:t>
      </w:r>
      <w:r w:rsidR="00535023">
        <w:t xml:space="preserve">deve andar </w:t>
      </w:r>
      <w:r w:rsidR="00DF1C9A">
        <w:t xml:space="preserve">de bicicleta com segurança </w:t>
      </w:r>
      <w:r w:rsidR="00535023">
        <w:t>n</w:t>
      </w:r>
      <w:r w:rsidR="00DF1C9A">
        <w:t>as situações de trânsito apresentadas</w:t>
      </w:r>
      <w:r w:rsidR="00535023">
        <w:t xml:space="preserve">, </w:t>
      </w:r>
      <w:r w:rsidR="00037B6C">
        <w:t>com objetivo de analisar suas capacidades de antecipação de perigos.</w:t>
      </w:r>
      <w:r w:rsidR="00381904">
        <w:t xml:space="preserve"> </w:t>
      </w:r>
      <w:r w:rsidR="005C3FD8">
        <w:t xml:space="preserve">Em relação ao </w:t>
      </w:r>
      <w:r w:rsidR="005C3FD8" w:rsidRPr="005C3FD8">
        <w:rPr>
          <w:i/>
          <w:iCs/>
        </w:rPr>
        <w:t>feedback</w:t>
      </w:r>
      <w:r w:rsidR="005C3FD8">
        <w:t xml:space="preserve">, apenas as aplicações Induca e Educação na Faixa </w:t>
      </w:r>
      <w:r w:rsidR="00155620">
        <w:t>fornecem meios para</w:t>
      </w:r>
      <w:r w:rsidR="0039070C">
        <w:t xml:space="preserve"> que o </w:t>
      </w:r>
      <w:r w:rsidR="006143FB">
        <w:t>usuário</w:t>
      </w:r>
      <w:r w:rsidR="0039070C">
        <w:t xml:space="preserve"> compreenda o que acertou e que o errou, </w:t>
      </w:r>
      <w:r w:rsidR="00155620">
        <w:t xml:space="preserve">com informações na tela, </w:t>
      </w:r>
      <w:r w:rsidR="0039070C">
        <w:t>possibilitando aprender com os erros.</w:t>
      </w:r>
    </w:p>
    <w:p w14:paraId="79AD8C08" w14:textId="3A334B30" w:rsidR="00110A1A" w:rsidRDefault="00D224FC" w:rsidP="002D4589">
      <w:pPr>
        <w:pStyle w:val="TF-TEXTO"/>
      </w:pPr>
      <w:r>
        <w:lastRenderedPageBreak/>
        <w:t xml:space="preserve">Desta forma, </w:t>
      </w:r>
      <w:r w:rsidR="009076BA">
        <w:t xml:space="preserve">conclui-se que nenhum </w:t>
      </w:r>
      <w:r w:rsidR="00C6403D">
        <w:t>trabalho</w:t>
      </w:r>
      <w:r w:rsidR="00D6250C">
        <w:t xml:space="preserve"> demonstrado</w:t>
      </w:r>
      <w:r w:rsidR="009076BA">
        <w:t xml:space="preserve"> </w:t>
      </w:r>
      <w:r w:rsidR="00D6250C">
        <w:t xml:space="preserve">conciliou o ensino das principais </w:t>
      </w:r>
      <w:r w:rsidR="00132517">
        <w:t>normas e princípios de trânsito</w:t>
      </w:r>
      <w:r w:rsidR="00585A2D">
        <w:t xml:space="preserve"> com a utilização da realidade virtual, </w:t>
      </w:r>
      <w:r w:rsidR="004B391E">
        <w:t xml:space="preserve">além de </w:t>
      </w:r>
      <w:r w:rsidR="00110A1A">
        <w:t>não apresentar meios de condução variados em todos os aplicativos. Com isso</w:t>
      </w:r>
      <w:r w:rsidR="00C236C2">
        <w:t>,</w:t>
      </w:r>
      <w:r w:rsidR="00110A1A">
        <w:t xml:space="preserve"> o aplicativo proposto busca </w:t>
      </w:r>
      <w:r w:rsidR="005D3416">
        <w:t xml:space="preserve">apresentar uma forma diferente e </w:t>
      </w:r>
      <w:r w:rsidR="00C236C2">
        <w:t>atrativa</w:t>
      </w:r>
      <w:r w:rsidR="005D3416">
        <w:t xml:space="preserve"> de promover o ensino da conscientização no trânsito. </w:t>
      </w:r>
      <w:ins w:id="244" w:author="Simone Erbs da Costa" w:date="2023-05-11T11:06:00Z">
        <w:r w:rsidR="009666BD">
          <w:t>Por meio</w:t>
        </w:r>
      </w:ins>
      <w:del w:id="245" w:author="Simone Erbs da Costa" w:date="2023-05-11T11:06:00Z">
        <w:r w:rsidR="00EC1773" w:rsidDel="009666BD">
          <w:delText>Através</w:delText>
        </w:r>
      </w:del>
      <w:r w:rsidR="00EC1773">
        <w:t xml:space="preserve"> da realidade virtual, o </w:t>
      </w:r>
      <w:r w:rsidR="008919A7">
        <w:t xml:space="preserve">usuário terá uma experiência imersiva e </w:t>
      </w:r>
      <w:r w:rsidR="00070298">
        <w:t>em um ambiente seguro e envolvente</w:t>
      </w:r>
      <w:r w:rsidR="007168EC">
        <w:t xml:space="preserve">, </w:t>
      </w:r>
      <w:r w:rsidR="00EC5E2E">
        <w:t xml:space="preserve">podendo simular situações de trânsito da ótica de diferentes meios de locomoção, como a pé ou de bicicleta, </w:t>
      </w:r>
      <w:r w:rsidR="0086011A">
        <w:t xml:space="preserve">obtendo </w:t>
      </w:r>
      <w:r w:rsidR="00E24699">
        <w:t>um retorno baseado em suas ações no jogo</w:t>
      </w:r>
      <w:r w:rsidR="00FE5F9B">
        <w:t>, para que</w:t>
      </w:r>
      <w:r w:rsidR="00F14528">
        <w:t xml:space="preserve"> </w:t>
      </w:r>
      <w:del w:id="246" w:author="Simone Erbs da Costa" w:date="2023-05-11T11:07:00Z">
        <w:r w:rsidR="00F14528" w:rsidDel="009666BD">
          <w:delText>o mesmo</w:delText>
        </w:r>
      </w:del>
      <w:ins w:id="247" w:author="Simone Erbs da Costa" w:date="2023-05-11T11:07:00Z">
        <w:r w:rsidR="009666BD">
          <w:t>ele</w:t>
        </w:r>
      </w:ins>
      <w:r w:rsidR="00F14528">
        <w:t xml:space="preserve"> aprenda com o erro</w:t>
      </w:r>
      <w:r w:rsidR="00E24699">
        <w:t>.</w:t>
      </w:r>
      <w:r w:rsidR="00A02E83">
        <w:t xml:space="preserve"> </w:t>
      </w:r>
      <w:commentRangeStart w:id="248"/>
      <w:r w:rsidR="00A02E83">
        <w:t xml:space="preserve">O </w:t>
      </w:r>
      <w:r w:rsidR="00425B34">
        <w:t xml:space="preserve">aplicativo proposto deve trazer contribuições </w:t>
      </w:r>
      <w:ins w:id="249" w:author="Simone Erbs da Costa" w:date="2023-05-11T11:07:00Z">
        <w:r w:rsidR="009666BD">
          <w:t>devido ser</w:t>
        </w:r>
      </w:ins>
      <w:del w:id="250" w:author="Simone Erbs da Costa" w:date="2023-05-11T11:07:00Z">
        <w:r w:rsidR="00A10617" w:rsidDel="009666BD">
          <w:delText>sendo</w:delText>
        </w:r>
      </w:del>
      <w:r w:rsidR="00A10617">
        <w:t xml:space="preserve"> um importante objeto de aprendizagem, </w:t>
      </w:r>
      <w:r w:rsidR="00853766">
        <w:t xml:space="preserve">permitindo o ensino das leis de trânsito </w:t>
      </w:r>
      <w:r w:rsidR="001639E7">
        <w:t xml:space="preserve">e comportamento responsável do trânsito, </w:t>
      </w:r>
      <w:r w:rsidR="00C96595">
        <w:t xml:space="preserve">indo além da tradicional exposição de </w:t>
      </w:r>
      <w:r w:rsidR="001C25EC">
        <w:t>conteúdos</w:t>
      </w:r>
      <w:r w:rsidR="00C96595">
        <w:t xml:space="preserve"> teóricos, </w:t>
      </w:r>
      <w:r w:rsidR="001C25EC">
        <w:t>entediantes para a maior parte dos usuários.</w:t>
      </w:r>
      <w:commentRangeEnd w:id="248"/>
      <w:r w:rsidR="009666BD">
        <w:rPr>
          <w:rStyle w:val="Refdecomentrio"/>
        </w:rPr>
        <w:commentReference w:id="248"/>
      </w:r>
    </w:p>
    <w:p w14:paraId="3D7F289F" w14:textId="6D33A318" w:rsidR="00451B94" w:rsidRDefault="00451B94" w:rsidP="009666BD">
      <w:pPr>
        <w:pStyle w:val="Ttulo2"/>
      </w:pPr>
      <w:commentRangeStart w:id="251"/>
      <w:r>
        <w:t>REQUISITOS PRINCIPAIS DO PROBLEMA A SER TRABALHADO</w:t>
      </w:r>
      <w:bookmarkEnd w:id="163"/>
      <w:bookmarkEnd w:id="164"/>
      <w:bookmarkEnd w:id="165"/>
      <w:bookmarkEnd w:id="166"/>
      <w:bookmarkEnd w:id="167"/>
      <w:bookmarkEnd w:id="168"/>
      <w:bookmarkEnd w:id="169"/>
      <w:commentRangeEnd w:id="251"/>
      <w:r w:rsidR="008B6D51">
        <w:rPr>
          <w:rStyle w:val="Refdecomentrio"/>
          <w:caps w:val="0"/>
          <w:color w:val="auto"/>
        </w:rPr>
        <w:commentReference w:id="251"/>
      </w:r>
    </w:p>
    <w:p w14:paraId="7894C2CB" w14:textId="11FAFB49" w:rsidR="00257E82" w:rsidRDefault="000E2986" w:rsidP="00257E82">
      <w:pPr>
        <w:pStyle w:val="TF-TEXTO"/>
      </w:pPr>
      <w:r>
        <w:t xml:space="preserve">O </w:t>
      </w:r>
      <w:r w:rsidR="007D6294">
        <w:t>aplicativo</w:t>
      </w:r>
      <w:r>
        <w:t xml:space="preserve"> a ser desenvolvido deve</w:t>
      </w:r>
      <w:del w:id="252" w:author="Simone Erbs da Costa" w:date="2023-05-11T11:10:00Z">
        <w:r w:rsidDel="009666BD">
          <w:delText>rá</w:delText>
        </w:r>
      </w:del>
      <w:r>
        <w:t>:</w:t>
      </w:r>
    </w:p>
    <w:p w14:paraId="1F0A8A02" w14:textId="7457FEFB" w:rsidR="00550C61" w:rsidRPr="00550C61" w:rsidRDefault="00047F30" w:rsidP="00550C61">
      <w:pPr>
        <w:pStyle w:val="TF-ALNEA"/>
        <w:numPr>
          <w:ilvl w:val="0"/>
          <w:numId w:val="22"/>
        </w:numPr>
      </w:pPr>
      <w:commentRangeStart w:id="253"/>
      <w:r>
        <w:t>u</w:t>
      </w:r>
      <w:r w:rsidR="00ED1810">
        <w:t xml:space="preserve">tilizar </w:t>
      </w:r>
      <w:r w:rsidR="00550C61" w:rsidRPr="00550C61">
        <w:t>controles intuitivos e fáceis de usar para que os usuários possam se concentrar no jogo e não em aprender como jogar</w:t>
      </w:r>
      <w:r w:rsidR="00ED1810">
        <w:t xml:space="preserve"> (</w:t>
      </w:r>
      <w:r w:rsidR="00DD27E8">
        <w:t xml:space="preserve">Requisito Funcional - </w:t>
      </w:r>
      <w:r w:rsidR="00ED1810">
        <w:t>RF)</w:t>
      </w:r>
      <w:r w:rsidR="00DD1B61">
        <w:t>;</w:t>
      </w:r>
      <w:commentRangeEnd w:id="253"/>
      <w:r w:rsidR="009666BD">
        <w:rPr>
          <w:rStyle w:val="Refdecomentrio"/>
        </w:rPr>
        <w:commentReference w:id="253"/>
      </w:r>
    </w:p>
    <w:p w14:paraId="074C9B26" w14:textId="344A9C5F" w:rsidR="00044738" w:rsidRPr="00044738" w:rsidRDefault="00047F30" w:rsidP="00044738">
      <w:pPr>
        <w:pStyle w:val="TF-ALNEA"/>
        <w:numPr>
          <w:ilvl w:val="0"/>
          <w:numId w:val="22"/>
        </w:numPr>
      </w:pPr>
      <w:del w:id="254" w:author="Simone Erbs da Costa" w:date="2023-05-11T11:11:00Z">
        <w:r w:rsidDel="003B37B4">
          <w:delText>o</w:delText>
        </w:r>
        <w:r w:rsidR="00DC5AE6" w:rsidRPr="00DC5AE6" w:rsidDel="003B37B4">
          <w:delText xml:space="preserve"> jogo deve </w:delText>
        </w:r>
      </w:del>
      <w:r w:rsidR="00DC5AE6" w:rsidRPr="00DC5AE6">
        <w:t xml:space="preserve">apresentar um ambiente virtual imersivo </w:t>
      </w:r>
      <w:ins w:id="255" w:author="Simone Erbs da Costa" w:date="2023-05-11T11:11:00Z">
        <w:r w:rsidR="003B37B4">
          <w:t xml:space="preserve">do jogo ao jogador </w:t>
        </w:r>
      </w:ins>
      <w:r w:rsidR="00DC5AE6" w:rsidRPr="00DC5AE6">
        <w:t>que simule um cenário realista de trânsito</w:t>
      </w:r>
      <w:r w:rsidR="00910D2F">
        <w:t xml:space="preserve"> (RF)</w:t>
      </w:r>
      <w:r w:rsidR="00DD1B61">
        <w:t>;</w:t>
      </w:r>
    </w:p>
    <w:p w14:paraId="5AF4DCD4" w14:textId="70E9AC83" w:rsidR="00044738" w:rsidRDefault="00047F30" w:rsidP="003021A6">
      <w:pPr>
        <w:pStyle w:val="TF-ALNEA"/>
      </w:pPr>
      <w:r>
        <w:t>o</w:t>
      </w:r>
      <w:r w:rsidR="00AF6730">
        <w:t xml:space="preserve">ferecer </w:t>
      </w:r>
      <w:r w:rsidR="005C20DD" w:rsidRPr="005C20DD">
        <w:t xml:space="preserve">uma variedade de cenários para que o jogador possa experimentar diferentes </w:t>
      </w:r>
      <w:r w:rsidR="00D27F7E">
        <w:t>situações vivenciadas no trânsito</w:t>
      </w:r>
      <w:r w:rsidR="00910D2F">
        <w:t xml:space="preserve"> (RF)</w:t>
      </w:r>
      <w:r w:rsidR="00DD1B61">
        <w:t>;</w:t>
      </w:r>
    </w:p>
    <w:p w14:paraId="0F391F2C" w14:textId="699620A2" w:rsidR="00CF4CA0" w:rsidRDefault="00047F30" w:rsidP="001D51B5">
      <w:pPr>
        <w:pStyle w:val="TF-ALNEA"/>
      </w:pPr>
      <w:del w:id="256" w:author="Simone Erbs da Costa" w:date="2023-05-11T11:10:00Z">
        <w:r w:rsidDel="003B37B4">
          <w:delText>o</w:delText>
        </w:r>
        <w:r w:rsidR="00154F8E" w:rsidRPr="00154F8E" w:rsidDel="003B37B4">
          <w:delText xml:space="preserve"> jogo deve </w:delText>
        </w:r>
      </w:del>
      <w:r w:rsidR="00154F8E" w:rsidRPr="00154F8E">
        <w:t xml:space="preserve">fornecer feedback </w:t>
      </w:r>
      <w:ins w:id="257" w:author="Simone Erbs da Costa" w:date="2023-05-11T11:10:00Z">
        <w:r w:rsidR="003B37B4">
          <w:t xml:space="preserve">do jogo </w:t>
        </w:r>
      </w:ins>
      <w:r w:rsidR="00154F8E" w:rsidRPr="00154F8E">
        <w:t xml:space="preserve">ao jogador </w:t>
      </w:r>
      <w:r w:rsidR="00C73E6F">
        <w:t xml:space="preserve">baseado em </w:t>
      </w:r>
      <w:r w:rsidR="00154F8E" w:rsidRPr="00154F8E">
        <w:t>suas ações</w:t>
      </w:r>
      <w:r w:rsidR="00C73E6F">
        <w:t xml:space="preserve">, </w:t>
      </w:r>
      <w:r w:rsidR="00724503" w:rsidRPr="00724503">
        <w:t>indicando se ele está agindo corretamente</w:t>
      </w:r>
      <w:r w:rsidR="00724503">
        <w:t xml:space="preserve"> ou </w:t>
      </w:r>
      <w:r w:rsidR="00940C64">
        <w:t>não</w:t>
      </w:r>
      <w:r w:rsidR="00910D2F">
        <w:t xml:space="preserve"> (RF)</w:t>
      </w:r>
      <w:r w:rsidR="00DD1B61">
        <w:t>;</w:t>
      </w:r>
    </w:p>
    <w:p w14:paraId="28D2FFAC" w14:textId="09019F51" w:rsidR="00044738" w:rsidRDefault="00047F30" w:rsidP="00044738">
      <w:pPr>
        <w:pStyle w:val="TF-ALNEA"/>
      </w:pPr>
      <w:r>
        <w:t>u</w:t>
      </w:r>
      <w:r w:rsidR="008144C1">
        <w:t>tilizar o motor de jogos Unity</w:t>
      </w:r>
      <w:r w:rsidR="00550C61">
        <w:t xml:space="preserve"> (</w:t>
      </w:r>
      <w:r w:rsidR="009B25E7">
        <w:t xml:space="preserve">Requisito </w:t>
      </w:r>
      <w:r w:rsidR="00DD1B61">
        <w:t>N</w:t>
      </w:r>
      <w:r w:rsidR="009B25E7">
        <w:t xml:space="preserve">ão Funcional - </w:t>
      </w:r>
      <w:r w:rsidR="00550C61">
        <w:t>RNF)</w:t>
      </w:r>
      <w:r w:rsidR="00DD1B61">
        <w:t>;</w:t>
      </w:r>
    </w:p>
    <w:p w14:paraId="17848C1D" w14:textId="377CD27D" w:rsidR="00A319F8" w:rsidRDefault="00047F30" w:rsidP="00044738">
      <w:pPr>
        <w:pStyle w:val="TF-ALNEA"/>
      </w:pPr>
      <w:del w:id="258" w:author="Simone Erbs da Costa" w:date="2023-05-11T11:11:00Z">
        <w:r w:rsidDel="003B37B4">
          <w:delText>o</w:delText>
        </w:r>
        <w:r w:rsidR="00A319F8" w:rsidDel="003B37B4">
          <w:delText xml:space="preserve"> jogo deve </w:delText>
        </w:r>
      </w:del>
      <w:r w:rsidR="00A319F8">
        <w:t>possuir métodos para a movimentação dos pedestres e veículos no cenário</w:t>
      </w:r>
      <w:ins w:id="259" w:author="Simone Erbs da Costa" w:date="2023-05-11T11:11:00Z">
        <w:r w:rsidR="003B37B4">
          <w:t xml:space="preserve"> do jogo</w:t>
        </w:r>
      </w:ins>
      <w:r w:rsidR="00A319F8">
        <w:t xml:space="preserve"> (RNF)</w:t>
      </w:r>
      <w:r w:rsidR="00DD1B61">
        <w:t>;</w:t>
      </w:r>
    </w:p>
    <w:p w14:paraId="2CF19069" w14:textId="0B3726D9" w:rsidR="002B5BEC" w:rsidRPr="00044738" w:rsidRDefault="00047F30" w:rsidP="002D4589">
      <w:pPr>
        <w:pStyle w:val="TF-ALNEA"/>
      </w:pPr>
      <w:r>
        <w:t>s</w:t>
      </w:r>
      <w:r w:rsidR="002B5BEC">
        <w:t>er desenvolvido para a plataforma Android</w:t>
      </w:r>
      <w:r w:rsidR="00550C61">
        <w:t xml:space="preserve"> (RNF)</w:t>
      </w:r>
      <w:r w:rsidR="00DD1B61">
        <w:t>.</w:t>
      </w:r>
    </w:p>
    <w:p w14:paraId="693E553B" w14:textId="77777777" w:rsidR="00451B94" w:rsidRDefault="00451B94" w:rsidP="009666BD">
      <w:pPr>
        <w:pStyle w:val="Ttulo2"/>
      </w:pPr>
      <w:r>
        <w:t>METODOLOGIA</w:t>
      </w:r>
    </w:p>
    <w:p w14:paraId="3CAB30B2" w14:textId="6D1F602F" w:rsidR="00451B94" w:rsidRPr="007E0D87" w:rsidRDefault="00451B94" w:rsidP="00451B94">
      <w:pPr>
        <w:pStyle w:val="TF-TEXTO"/>
      </w:pPr>
      <w:r w:rsidRPr="007E0D87">
        <w:t xml:space="preserve">O </w:t>
      </w:r>
      <w:r w:rsidR="006C2C45">
        <w:t>aplicativo</w:t>
      </w:r>
      <w:r w:rsidRPr="007E0D87">
        <w:t xml:space="preserve"> será desenvolvido observando as seguintes etapas:</w:t>
      </w:r>
    </w:p>
    <w:p w14:paraId="0E77F6BB" w14:textId="79F74C36" w:rsidR="00451B94" w:rsidRDefault="00660532" w:rsidP="00044738">
      <w:pPr>
        <w:pStyle w:val="TF-ALNEA"/>
        <w:numPr>
          <w:ilvl w:val="0"/>
          <w:numId w:val="10"/>
        </w:numPr>
      </w:pPr>
      <w:r>
        <w:t>l</w:t>
      </w:r>
      <w:r w:rsidR="00E678B8">
        <w:t xml:space="preserve">evantamento bibliográfico: </w:t>
      </w:r>
      <w:r w:rsidR="00DD1B61">
        <w:t>e</w:t>
      </w:r>
      <w:r w:rsidR="0057100E">
        <w:t xml:space="preserve">fetuar o levantamento bibliográfico sobre o ensino </w:t>
      </w:r>
      <w:r w:rsidR="00C5782F">
        <w:t xml:space="preserve">da conscientização no trânsito, </w:t>
      </w:r>
      <w:r w:rsidR="00C6403D">
        <w:t xml:space="preserve">regras de trânsito, </w:t>
      </w:r>
      <w:r w:rsidR="00E34887">
        <w:t xml:space="preserve">jogos educacionais, desenvolvimento de </w:t>
      </w:r>
      <w:r w:rsidR="00DD1B61">
        <w:t>r</w:t>
      </w:r>
      <w:r w:rsidR="00E34887">
        <w:t xml:space="preserve">ealidade </w:t>
      </w:r>
      <w:r w:rsidR="00DD1B61">
        <w:t>v</w:t>
      </w:r>
      <w:r w:rsidR="00E34887">
        <w:t>irtual com a ferramenta Unity</w:t>
      </w:r>
      <w:r w:rsidR="00702C32">
        <w:t xml:space="preserve"> e trabalhos correlatos</w:t>
      </w:r>
      <w:r w:rsidR="004257C5">
        <w:t>;</w:t>
      </w:r>
    </w:p>
    <w:p w14:paraId="7A05CE7D" w14:textId="5C1657E3" w:rsidR="002021F8" w:rsidRDefault="00660532" w:rsidP="00205757">
      <w:pPr>
        <w:pStyle w:val="TF-ALNEA"/>
        <w:numPr>
          <w:ilvl w:val="0"/>
          <w:numId w:val="10"/>
        </w:numPr>
      </w:pPr>
      <w:r>
        <w:t>l</w:t>
      </w:r>
      <w:r w:rsidR="00702C32">
        <w:t xml:space="preserve">evantamento de requisitos: </w:t>
      </w:r>
      <w:r w:rsidR="00DD1B61">
        <w:t>b</w:t>
      </w:r>
      <w:r w:rsidR="00702C32">
        <w:t xml:space="preserve">aseado nas informações da etapa anterior, </w:t>
      </w:r>
      <w:r w:rsidR="001B2E29">
        <w:t xml:space="preserve">detalhar e </w:t>
      </w:r>
      <w:r w:rsidR="00702C32">
        <w:t>reavaliar os requisitos da aplicação</w:t>
      </w:r>
      <w:r w:rsidR="004257C5">
        <w:t>;</w:t>
      </w:r>
    </w:p>
    <w:p w14:paraId="73484B68" w14:textId="1F1446B7" w:rsidR="00702C32" w:rsidRDefault="00660532" w:rsidP="00044738">
      <w:pPr>
        <w:pStyle w:val="TF-ALNEA"/>
        <w:numPr>
          <w:ilvl w:val="0"/>
          <w:numId w:val="10"/>
        </w:numPr>
      </w:pPr>
      <w:r>
        <w:t>e</w:t>
      </w:r>
      <w:r w:rsidR="00291F12">
        <w:t xml:space="preserve">specificação do trabalho: </w:t>
      </w:r>
      <w:r w:rsidR="008938AC">
        <w:t xml:space="preserve">definir os modelos da aplicação do trabalho, </w:t>
      </w:r>
      <w:r w:rsidR="005953A1">
        <w:t>baseados em</w:t>
      </w:r>
      <w:r w:rsidR="008938AC">
        <w:t xml:space="preserve"> diagra</w:t>
      </w:r>
      <w:r w:rsidR="005953A1">
        <w:t xml:space="preserve">mas de casos de uso, </w:t>
      </w:r>
      <w:r w:rsidR="00814439">
        <w:t xml:space="preserve">estados e </w:t>
      </w:r>
      <w:r w:rsidR="004257C5">
        <w:t>sequência, utilizando o Draw.io;</w:t>
      </w:r>
    </w:p>
    <w:p w14:paraId="709D3B5C" w14:textId="421F1E55" w:rsidR="00663090" w:rsidRDefault="00663090" w:rsidP="00663090">
      <w:pPr>
        <w:pStyle w:val="TF-ALNEA"/>
        <w:numPr>
          <w:ilvl w:val="0"/>
          <w:numId w:val="10"/>
        </w:numPr>
      </w:pPr>
      <w:r>
        <w:t>definição de dispositivo: definir o dispositivo de realidade virtual mais adequado para a aplicação, baseado em custos e facilidade de utilização, avaliando sua integração à Unity</w:t>
      </w:r>
      <w:r w:rsidR="00626C00">
        <w:t>;</w:t>
      </w:r>
    </w:p>
    <w:p w14:paraId="23661B82" w14:textId="383240DF" w:rsidR="001F051E" w:rsidRDefault="00767B4C" w:rsidP="00044738">
      <w:pPr>
        <w:pStyle w:val="TF-ALNEA"/>
        <w:numPr>
          <w:ilvl w:val="0"/>
          <w:numId w:val="10"/>
        </w:numPr>
      </w:pPr>
      <w:r>
        <w:t>definição do cenário</w:t>
      </w:r>
      <w:r w:rsidR="00663090">
        <w:t xml:space="preserve">: designar os cenários que serão desenvolvidos na aplicação, definindo também os </w:t>
      </w:r>
      <w:r w:rsidR="00663090" w:rsidRPr="00663090">
        <w:rPr>
          <w:i/>
          <w:iCs/>
        </w:rPr>
        <w:t>assets</w:t>
      </w:r>
      <w:r w:rsidR="00663090">
        <w:t xml:space="preserve"> da Unity a serem utilizados</w:t>
      </w:r>
      <w:r w:rsidR="00AA5714">
        <w:t>;</w:t>
      </w:r>
    </w:p>
    <w:p w14:paraId="6D6C645A" w14:textId="555EB9BD" w:rsidR="00205757" w:rsidRDefault="00660532" w:rsidP="00044738">
      <w:pPr>
        <w:pStyle w:val="TF-ALNEA"/>
        <w:numPr>
          <w:ilvl w:val="0"/>
          <w:numId w:val="10"/>
        </w:numPr>
      </w:pPr>
      <w:r>
        <w:t>d</w:t>
      </w:r>
      <w:r w:rsidR="009E16B3">
        <w:t xml:space="preserve">esenvolvimento da aplicação: </w:t>
      </w:r>
      <w:r w:rsidR="008A2FA1">
        <w:t xml:space="preserve">implementar o aplicativo </w:t>
      </w:r>
      <w:r w:rsidR="005E5864">
        <w:t>utilizando o Unity e a linguagem C#</w:t>
      </w:r>
      <w:r w:rsidR="008A2FA1">
        <w:t xml:space="preserve">, conforme a </w:t>
      </w:r>
      <w:r w:rsidR="005E5864">
        <w:t>especificação</w:t>
      </w:r>
      <w:r w:rsidR="00626C00">
        <w:t>;</w:t>
      </w:r>
    </w:p>
    <w:p w14:paraId="08ADAA32" w14:textId="46E30835" w:rsidR="000A579D" w:rsidRPr="00424AD5" w:rsidRDefault="00660532" w:rsidP="00D6046A">
      <w:pPr>
        <w:pStyle w:val="TF-ALNEA"/>
        <w:numPr>
          <w:ilvl w:val="0"/>
          <w:numId w:val="10"/>
        </w:numPr>
      </w:pPr>
      <w:r>
        <w:t>t</w:t>
      </w:r>
      <w:r w:rsidR="008A2FA1">
        <w:t xml:space="preserve">este com usuários: </w:t>
      </w:r>
      <w:r w:rsidR="0040457E">
        <w:t>testar a aplicação com estudantes da educação básica, buscando avaliar a experiência dos usuários ao utilizar o aplicativo.</w:t>
      </w:r>
    </w:p>
    <w:p w14:paraId="01558F06" w14:textId="1CE54658" w:rsidR="00451B94" w:rsidRDefault="00451B94" w:rsidP="00451B94">
      <w:pPr>
        <w:pStyle w:val="TF-TEXTO"/>
      </w:pPr>
      <w:r>
        <w:t xml:space="preserve">As etapas serão realizadas nos períodos relacionados no </w:t>
      </w:r>
      <w:r w:rsidR="00CF3478">
        <w:t>Quadro 3</w:t>
      </w:r>
      <w:r>
        <w:t>.</w:t>
      </w:r>
    </w:p>
    <w:p w14:paraId="4A5C9559" w14:textId="795D4FE5" w:rsidR="00451B94" w:rsidRPr="007E0D87" w:rsidRDefault="0060060C" w:rsidP="005B2E12">
      <w:pPr>
        <w:pStyle w:val="TF-LEGENDA"/>
      </w:pPr>
      <w:bookmarkStart w:id="260" w:name="_Ref98650273"/>
      <w:r>
        <w:t xml:space="preserve">Quadro </w:t>
      </w:r>
      <w:bookmarkEnd w:id="260"/>
      <w:r w:rsidR="00CF3478">
        <w:t>3</w:t>
      </w:r>
      <w:r w:rsidR="00451B94"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66A35E9D"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CDA4BB3"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3D970B90" w14:textId="16A086FB" w:rsidR="00451B94" w:rsidRPr="007E0D87" w:rsidRDefault="00626C00" w:rsidP="00470C41">
            <w:pPr>
              <w:pStyle w:val="TF-TEXTOQUADROCentralizado"/>
            </w:pPr>
            <w:r>
              <w:t>2023</w:t>
            </w:r>
          </w:p>
        </w:tc>
      </w:tr>
      <w:tr w:rsidR="00451B94" w:rsidRPr="007E0D87" w14:paraId="24A61F86" w14:textId="77777777" w:rsidTr="00E51601">
        <w:trPr>
          <w:cantSplit/>
          <w:jc w:val="center"/>
        </w:trPr>
        <w:tc>
          <w:tcPr>
            <w:tcW w:w="6171" w:type="dxa"/>
            <w:tcBorders>
              <w:top w:val="nil"/>
              <w:left w:val="single" w:sz="4" w:space="0" w:color="auto"/>
              <w:bottom w:val="nil"/>
            </w:tcBorders>
            <w:shd w:val="clear" w:color="auto" w:fill="A6A6A6"/>
          </w:tcPr>
          <w:p w14:paraId="24719BEE" w14:textId="77777777" w:rsidR="00451B94" w:rsidRPr="007E0D87" w:rsidRDefault="00451B94" w:rsidP="00470C41">
            <w:pPr>
              <w:pStyle w:val="TF-TEXTOQUADRO"/>
            </w:pPr>
          </w:p>
        </w:tc>
        <w:tc>
          <w:tcPr>
            <w:tcW w:w="557" w:type="dxa"/>
            <w:gridSpan w:val="2"/>
            <w:shd w:val="clear" w:color="auto" w:fill="A6A6A6"/>
          </w:tcPr>
          <w:p w14:paraId="3577CCB5" w14:textId="446B672E" w:rsidR="00451B94" w:rsidRPr="00167E9A" w:rsidRDefault="0071580B" w:rsidP="00470C41">
            <w:pPr>
              <w:pStyle w:val="TF-TEXTOQUADROCentralizado"/>
            </w:pPr>
            <w:r w:rsidRPr="00167E9A">
              <w:t>ago</w:t>
            </w:r>
            <w:r w:rsidR="00451B94" w:rsidRPr="00167E9A">
              <w:t>.</w:t>
            </w:r>
          </w:p>
        </w:tc>
        <w:tc>
          <w:tcPr>
            <w:tcW w:w="568" w:type="dxa"/>
            <w:gridSpan w:val="2"/>
            <w:shd w:val="clear" w:color="auto" w:fill="A6A6A6"/>
          </w:tcPr>
          <w:p w14:paraId="4FF50E06" w14:textId="1E61878F" w:rsidR="00451B94" w:rsidRPr="007E0D87" w:rsidRDefault="0071580B" w:rsidP="00470C41">
            <w:pPr>
              <w:pStyle w:val="TF-TEXTOQUADROCentralizado"/>
            </w:pPr>
            <w:r>
              <w:t>set</w:t>
            </w:r>
            <w:r w:rsidR="00451B94" w:rsidRPr="007E0D87">
              <w:t>.</w:t>
            </w:r>
          </w:p>
        </w:tc>
        <w:tc>
          <w:tcPr>
            <w:tcW w:w="568" w:type="dxa"/>
            <w:gridSpan w:val="2"/>
            <w:shd w:val="clear" w:color="auto" w:fill="A6A6A6"/>
          </w:tcPr>
          <w:p w14:paraId="0727E6F5" w14:textId="37D63E19" w:rsidR="00451B94" w:rsidRPr="007E0D87" w:rsidRDefault="0071580B" w:rsidP="00470C41">
            <w:pPr>
              <w:pStyle w:val="TF-TEXTOQUADROCentralizado"/>
            </w:pPr>
            <w:r>
              <w:t>out</w:t>
            </w:r>
            <w:r w:rsidR="00451B94" w:rsidRPr="007E0D87">
              <w:t>.</w:t>
            </w:r>
          </w:p>
        </w:tc>
        <w:tc>
          <w:tcPr>
            <w:tcW w:w="568" w:type="dxa"/>
            <w:gridSpan w:val="2"/>
            <w:shd w:val="clear" w:color="auto" w:fill="A6A6A6"/>
          </w:tcPr>
          <w:p w14:paraId="20D3F243" w14:textId="071F582B" w:rsidR="00451B94" w:rsidRPr="007E0D87" w:rsidRDefault="0071580B" w:rsidP="00470C41">
            <w:pPr>
              <w:pStyle w:val="TF-TEXTOQUADROCentralizado"/>
            </w:pPr>
            <w:r>
              <w:t>nov</w:t>
            </w:r>
            <w:r w:rsidR="00451B94" w:rsidRPr="007E0D87">
              <w:t>.</w:t>
            </w:r>
          </w:p>
        </w:tc>
        <w:tc>
          <w:tcPr>
            <w:tcW w:w="573" w:type="dxa"/>
            <w:gridSpan w:val="2"/>
            <w:shd w:val="clear" w:color="auto" w:fill="A6A6A6"/>
          </w:tcPr>
          <w:p w14:paraId="7E01C316" w14:textId="2ACDD84C" w:rsidR="00451B94" w:rsidRPr="007E0D87" w:rsidRDefault="0071580B" w:rsidP="00470C41">
            <w:pPr>
              <w:pStyle w:val="TF-TEXTOQUADROCentralizado"/>
            </w:pPr>
            <w:r>
              <w:t>dez</w:t>
            </w:r>
            <w:r w:rsidR="00451B94" w:rsidRPr="007E0D87">
              <w:t>.</w:t>
            </w:r>
          </w:p>
        </w:tc>
      </w:tr>
      <w:tr w:rsidR="00451B94" w:rsidRPr="007E0D87" w14:paraId="3EFCC0CF" w14:textId="77777777" w:rsidTr="00E51601">
        <w:trPr>
          <w:cantSplit/>
          <w:jc w:val="center"/>
        </w:trPr>
        <w:tc>
          <w:tcPr>
            <w:tcW w:w="6171" w:type="dxa"/>
            <w:tcBorders>
              <w:top w:val="nil"/>
              <w:left w:val="single" w:sz="4" w:space="0" w:color="auto"/>
            </w:tcBorders>
            <w:shd w:val="clear" w:color="auto" w:fill="A6A6A6"/>
          </w:tcPr>
          <w:p w14:paraId="14142D53"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651B943B"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E12756C"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52F8FD8"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CAE229E"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F72D65F"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5396E595"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EF2749F"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670DC65"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2C3C000"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2AA9610C" w14:textId="77777777" w:rsidR="00451B94" w:rsidRPr="007E0D87" w:rsidRDefault="00451B94" w:rsidP="00470C41">
            <w:pPr>
              <w:pStyle w:val="TF-TEXTOQUADROCentralizado"/>
            </w:pPr>
            <w:r w:rsidRPr="007E0D87">
              <w:t>2</w:t>
            </w:r>
          </w:p>
        </w:tc>
      </w:tr>
      <w:tr w:rsidR="00451B94" w:rsidRPr="007E0D87" w14:paraId="5A083E15" w14:textId="77777777" w:rsidTr="007A6765">
        <w:trPr>
          <w:jc w:val="center"/>
        </w:trPr>
        <w:tc>
          <w:tcPr>
            <w:tcW w:w="6171" w:type="dxa"/>
            <w:tcBorders>
              <w:left w:val="single" w:sz="4" w:space="0" w:color="auto"/>
            </w:tcBorders>
          </w:tcPr>
          <w:p w14:paraId="017D9F91" w14:textId="359C3606" w:rsidR="00451B94" w:rsidRPr="00167E9A" w:rsidRDefault="002D4589" w:rsidP="00470C41">
            <w:pPr>
              <w:pStyle w:val="TF-TEXTOQUADRO"/>
              <w:rPr>
                <w:bCs/>
              </w:rPr>
            </w:pPr>
            <w:r w:rsidRPr="00167E9A">
              <w:t>levantamento bibliográfico</w:t>
            </w:r>
          </w:p>
        </w:tc>
        <w:tc>
          <w:tcPr>
            <w:tcW w:w="273" w:type="dxa"/>
            <w:tcBorders>
              <w:bottom w:val="single" w:sz="4" w:space="0" w:color="auto"/>
            </w:tcBorders>
            <w:shd w:val="clear" w:color="auto" w:fill="A6A6A6" w:themeFill="background1" w:themeFillShade="A6"/>
          </w:tcPr>
          <w:p w14:paraId="4B5F3366" w14:textId="77777777" w:rsidR="00451B94" w:rsidRPr="00167E9A"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1E43B2F7" w14:textId="77777777" w:rsidR="00451B94" w:rsidRPr="00167E9A" w:rsidRDefault="00451B94" w:rsidP="00470C41">
            <w:pPr>
              <w:pStyle w:val="TF-TEXTOQUADROCentralizado"/>
            </w:pPr>
          </w:p>
        </w:tc>
        <w:tc>
          <w:tcPr>
            <w:tcW w:w="284" w:type="dxa"/>
            <w:tcBorders>
              <w:bottom w:val="single" w:sz="4" w:space="0" w:color="auto"/>
            </w:tcBorders>
            <w:shd w:val="clear" w:color="auto" w:fill="FFFFFF" w:themeFill="background1"/>
          </w:tcPr>
          <w:p w14:paraId="263563AE"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693DDBA8"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0520A6E2"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50AEE053"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5FE0C125"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4C5E7EFC"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603A5B84" w14:textId="77777777" w:rsidR="00451B94" w:rsidRPr="007E0D87" w:rsidRDefault="00451B94" w:rsidP="00470C41">
            <w:pPr>
              <w:pStyle w:val="TF-TEXTOQUADROCentralizado"/>
            </w:pPr>
          </w:p>
        </w:tc>
        <w:tc>
          <w:tcPr>
            <w:tcW w:w="289" w:type="dxa"/>
            <w:shd w:val="clear" w:color="auto" w:fill="FFFFFF" w:themeFill="background1"/>
          </w:tcPr>
          <w:p w14:paraId="39D5CC37" w14:textId="77777777" w:rsidR="00451B94" w:rsidRPr="007E0D87" w:rsidRDefault="00451B94" w:rsidP="00470C41">
            <w:pPr>
              <w:pStyle w:val="TF-TEXTOQUADROCentralizado"/>
            </w:pPr>
          </w:p>
        </w:tc>
      </w:tr>
      <w:tr w:rsidR="00451B94" w:rsidRPr="007E0D87" w14:paraId="731A34DF" w14:textId="77777777" w:rsidTr="007A6765">
        <w:trPr>
          <w:jc w:val="center"/>
        </w:trPr>
        <w:tc>
          <w:tcPr>
            <w:tcW w:w="6171" w:type="dxa"/>
            <w:tcBorders>
              <w:left w:val="single" w:sz="4" w:space="0" w:color="auto"/>
            </w:tcBorders>
          </w:tcPr>
          <w:p w14:paraId="09429F3F" w14:textId="7B6DDAD6" w:rsidR="00451B94" w:rsidRPr="007E0D87" w:rsidRDefault="002D4589" w:rsidP="00470C41">
            <w:pPr>
              <w:pStyle w:val="TF-TEXTOQUADRO"/>
            </w:pPr>
            <w:r>
              <w:t>levantamento de requisitos</w:t>
            </w:r>
          </w:p>
        </w:tc>
        <w:tc>
          <w:tcPr>
            <w:tcW w:w="273" w:type="dxa"/>
            <w:tcBorders>
              <w:top w:val="single" w:sz="4" w:space="0" w:color="auto"/>
            </w:tcBorders>
            <w:shd w:val="clear" w:color="auto" w:fill="FFFFFF" w:themeFill="background1"/>
          </w:tcPr>
          <w:p w14:paraId="5BE3F1C7" w14:textId="77777777" w:rsidR="00451B94" w:rsidRPr="007E0D87" w:rsidRDefault="00451B94" w:rsidP="00470C41">
            <w:pPr>
              <w:pStyle w:val="TF-TEXTOQUADROCentralizado"/>
            </w:pPr>
          </w:p>
        </w:tc>
        <w:tc>
          <w:tcPr>
            <w:tcW w:w="284" w:type="dxa"/>
            <w:tcBorders>
              <w:top w:val="single" w:sz="4" w:space="0" w:color="auto"/>
            </w:tcBorders>
            <w:shd w:val="clear" w:color="auto" w:fill="A6A6A6" w:themeFill="background1" w:themeFillShade="A6"/>
          </w:tcPr>
          <w:p w14:paraId="52BF3A7B" w14:textId="77777777" w:rsidR="00451B94" w:rsidRPr="007E0D87" w:rsidRDefault="00451B94" w:rsidP="00470C41">
            <w:pPr>
              <w:pStyle w:val="TF-TEXTOQUADROCentralizado"/>
            </w:pPr>
          </w:p>
        </w:tc>
        <w:tc>
          <w:tcPr>
            <w:tcW w:w="284" w:type="dxa"/>
            <w:tcBorders>
              <w:top w:val="single" w:sz="4" w:space="0" w:color="auto"/>
            </w:tcBorders>
            <w:shd w:val="clear" w:color="auto" w:fill="A6A6A6" w:themeFill="background1" w:themeFillShade="A6"/>
          </w:tcPr>
          <w:p w14:paraId="0D335CB3"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0677F49B"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42EF8CEA"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7AFDC618"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74A585CB"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0D0ABF59" w14:textId="77777777" w:rsidR="00451B94" w:rsidRPr="007E0D87" w:rsidRDefault="00451B94" w:rsidP="00470C41">
            <w:pPr>
              <w:pStyle w:val="TF-TEXTOQUADROCentralizado"/>
            </w:pPr>
          </w:p>
        </w:tc>
        <w:tc>
          <w:tcPr>
            <w:tcW w:w="284" w:type="dxa"/>
            <w:tcBorders>
              <w:top w:val="single" w:sz="4" w:space="0" w:color="auto"/>
            </w:tcBorders>
            <w:shd w:val="clear" w:color="auto" w:fill="FFFFFF" w:themeFill="background1"/>
          </w:tcPr>
          <w:p w14:paraId="705B83E2" w14:textId="77777777" w:rsidR="00451B94" w:rsidRPr="007E0D87" w:rsidRDefault="00451B94" w:rsidP="00470C41">
            <w:pPr>
              <w:pStyle w:val="TF-TEXTOQUADROCentralizado"/>
            </w:pPr>
          </w:p>
        </w:tc>
        <w:tc>
          <w:tcPr>
            <w:tcW w:w="289" w:type="dxa"/>
            <w:shd w:val="clear" w:color="auto" w:fill="FFFFFF" w:themeFill="background1"/>
          </w:tcPr>
          <w:p w14:paraId="01DF6B0B" w14:textId="77777777" w:rsidR="00451B94" w:rsidRPr="007E0D87" w:rsidRDefault="00451B94" w:rsidP="00470C41">
            <w:pPr>
              <w:pStyle w:val="TF-TEXTOQUADROCentralizado"/>
            </w:pPr>
          </w:p>
        </w:tc>
      </w:tr>
      <w:tr w:rsidR="00451B94" w:rsidRPr="007E0D87" w14:paraId="163ADF4C" w14:textId="77777777" w:rsidTr="007A6765">
        <w:trPr>
          <w:jc w:val="center"/>
        </w:trPr>
        <w:tc>
          <w:tcPr>
            <w:tcW w:w="6171" w:type="dxa"/>
            <w:tcBorders>
              <w:left w:val="single" w:sz="4" w:space="0" w:color="auto"/>
            </w:tcBorders>
          </w:tcPr>
          <w:p w14:paraId="4F6B51D7" w14:textId="300463EB" w:rsidR="00451B94" w:rsidRPr="007E0D87" w:rsidRDefault="00767B4C" w:rsidP="00470C41">
            <w:pPr>
              <w:pStyle w:val="TF-TEXTOQUADRO"/>
            </w:pPr>
            <w:r>
              <w:t>especificação do trabalho</w:t>
            </w:r>
          </w:p>
        </w:tc>
        <w:tc>
          <w:tcPr>
            <w:tcW w:w="273" w:type="dxa"/>
            <w:tcBorders>
              <w:bottom w:val="single" w:sz="4" w:space="0" w:color="auto"/>
            </w:tcBorders>
            <w:shd w:val="clear" w:color="auto" w:fill="FFFFFF" w:themeFill="background1"/>
          </w:tcPr>
          <w:p w14:paraId="632F7534"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2EB02C66"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37A41D19"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2DFD0BF8"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5FC0F24C"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081C3936"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3DCB79CD"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420C7541"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72FB18E6" w14:textId="77777777" w:rsidR="00451B94" w:rsidRPr="007E0D87" w:rsidRDefault="00451B94" w:rsidP="00470C41">
            <w:pPr>
              <w:pStyle w:val="TF-TEXTOQUADROCentralizado"/>
            </w:pPr>
          </w:p>
        </w:tc>
        <w:tc>
          <w:tcPr>
            <w:tcW w:w="289" w:type="dxa"/>
            <w:shd w:val="clear" w:color="auto" w:fill="FFFFFF" w:themeFill="background1"/>
          </w:tcPr>
          <w:p w14:paraId="25F72B0A" w14:textId="77777777" w:rsidR="00451B94" w:rsidRPr="007E0D87" w:rsidRDefault="00451B94" w:rsidP="00470C41">
            <w:pPr>
              <w:pStyle w:val="TF-TEXTOQUADROCentralizado"/>
            </w:pPr>
          </w:p>
        </w:tc>
      </w:tr>
      <w:tr w:rsidR="00251D4E" w:rsidRPr="007E0D87" w14:paraId="3715D894" w14:textId="77777777" w:rsidTr="006E477C">
        <w:trPr>
          <w:jc w:val="center"/>
        </w:trPr>
        <w:tc>
          <w:tcPr>
            <w:tcW w:w="6171" w:type="dxa"/>
            <w:tcBorders>
              <w:left w:val="single" w:sz="4" w:space="0" w:color="auto"/>
            </w:tcBorders>
          </w:tcPr>
          <w:p w14:paraId="62FE0C8A" w14:textId="4BFE51A5" w:rsidR="00251D4E" w:rsidRDefault="00767B4C" w:rsidP="00470C41">
            <w:pPr>
              <w:pStyle w:val="TF-TEXTOQUADRO"/>
            </w:pPr>
            <w:r>
              <w:t>definição de dispositivo</w:t>
            </w:r>
          </w:p>
        </w:tc>
        <w:tc>
          <w:tcPr>
            <w:tcW w:w="273" w:type="dxa"/>
          </w:tcPr>
          <w:p w14:paraId="47340158" w14:textId="77777777" w:rsidR="00251D4E" w:rsidRPr="007E0D87" w:rsidRDefault="00251D4E" w:rsidP="00470C41">
            <w:pPr>
              <w:pStyle w:val="TF-TEXTOQUADROCentralizado"/>
            </w:pPr>
          </w:p>
        </w:tc>
        <w:tc>
          <w:tcPr>
            <w:tcW w:w="284" w:type="dxa"/>
            <w:shd w:val="clear" w:color="auto" w:fill="FFFFFF" w:themeFill="background1"/>
          </w:tcPr>
          <w:p w14:paraId="3124666F" w14:textId="77777777" w:rsidR="00251D4E" w:rsidRPr="007E0D87" w:rsidRDefault="00251D4E" w:rsidP="00470C41">
            <w:pPr>
              <w:pStyle w:val="TF-TEXTOQUADROCentralizado"/>
            </w:pPr>
          </w:p>
        </w:tc>
        <w:tc>
          <w:tcPr>
            <w:tcW w:w="284" w:type="dxa"/>
            <w:shd w:val="clear" w:color="auto" w:fill="A6A6A6" w:themeFill="background1" w:themeFillShade="A6"/>
          </w:tcPr>
          <w:p w14:paraId="5C7A8584" w14:textId="77777777" w:rsidR="00251D4E" w:rsidRPr="007E0D87" w:rsidRDefault="00251D4E" w:rsidP="00470C41">
            <w:pPr>
              <w:pStyle w:val="TF-TEXTOQUADROCentralizado"/>
            </w:pPr>
          </w:p>
        </w:tc>
        <w:tc>
          <w:tcPr>
            <w:tcW w:w="284" w:type="dxa"/>
            <w:shd w:val="clear" w:color="auto" w:fill="A6A6A6" w:themeFill="background1" w:themeFillShade="A6"/>
          </w:tcPr>
          <w:p w14:paraId="636106F2" w14:textId="77777777" w:rsidR="00251D4E" w:rsidRPr="007E0D87" w:rsidRDefault="00251D4E" w:rsidP="00470C41">
            <w:pPr>
              <w:pStyle w:val="TF-TEXTOQUADROCentralizado"/>
            </w:pPr>
          </w:p>
        </w:tc>
        <w:tc>
          <w:tcPr>
            <w:tcW w:w="284" w:type="dxa"/>
          </w:tcPr>
          <w:p w14:paraId="1C5464A2" w14:textId="77777777" w:rsidR="00251D4E" w:rsidRPr="007E0D87" w:rsidRDefault="00251D4E" w:rsidP="00470C41">
            <w:pPr>
              <w:pStyle w:val="TF-TEXTOQUADROCentralizado"/>
            </w:pPr>
          </w:p>
        </w:tc>
        <w:tc>
          <w:tcPr>
            <w:tcW w:w="284" w:type="dxa"/>
          </w:tcPr>
          <w:p w14:paraId="6CA551D9" w14:textId="77777777" w:rsidR="00251D4E" w:rsidRPr="007E0D87" w:rsidRDefault="00251D4E" w:rsidP="00470C41">
            <w:pPr>
              <w:pStyle w:val="TF-TEXTOQUADROCentralizado"/>
            </w:pPr>
          </w:p>
        </w:tc>
        <w:tc>
          <w:tcPr>
            <w:tcW w:w="284" w:type="dxa"/>
          </w:tcPr>
          <w:p w14:paraId="1D41D81D" w14:textId="77777777" w:rsidR="00251D4E" w:rsidRPr="007E0D87" w:rsidRDefault="00251D4E" w:rsidP="00470C41">
            <w:pPr>
              <w:pStyle w:val="TF-TEXTOQUADROCentralizado"/>
            </w:pPr>
          </w:p>
        </w:tc>
        <w:tc>
          <w:tcPr>
            <w:tcW w:w="284" w:type="dxa"/>
          </w:tcPr>
          <w:p w14:paraId="020C81C4" w14:textId="77777777" w:rsidR="00251D4E" w:rsidRPr="007E0D87" w:rsidRDefault="00251D4E" w:rsidP="00470C41">
            <w:pPr>
              <w:pStyle w:val="TF-TEXTOQUADROCentralizado"/>
            </w:pPr>
          </w:p>
        </w:tc>
        <w:tc>
          <w:tcPr>
            <w:tcW w:w="284" w:type="dxa"/>
          </w:tcPr>
          <w:p w14:paraId="34DAFCA4" w14:textId="77777777" w:rsidR="00251D4E" w:rsidRPr="007E0D87" w:rsidRDefault="00251D4E" w:rsidP="00470C41">
            <w:pPr>
              <w:pStyle w:val="TF-TEXTOQUADROCentralizado"/>
            </w:pPr>
          </w:p>
        </w:tc>
        <w:tc>
          <w:tcPr>
            <w:tcW w:w="289" w:type="dxa"/>
          </w:tcPr>
          <w:p w14:paraId="501B0183" w14:textId="77777777" w:rsidR="00251D4E" w:rsidRPr="007E0D87" w:rsidRDefault="00251D4E" w:rsidP="00470C41">
            <w:pPr>
              <w:pStyle w:val="TF-TEXTOQUADROCentralizado"/>
            </w:pPr>
          </w:p>
        </w:tc>
      </w:tr>
      <w:tr w:rsidR="00451B94" w:rsidRPr="007E0D87" w14:paraId="261AAEE9" w14:textId="77777777" w:rsidTr="008464F1">
        <w:trPr>
          <w:jc w:val="center"/>
        </w:trPr>
        <w:tc>
          <w:tcPr>
            <w:tcW w:w="6171" w:type="dxa"/>
            <w:tcBorders>
              <w:left w:val="single" w:sz="4" w:space="0" w:color="auto"/>
            </w:tcBorders>
          </w:tcPr>
          <w:p w14:paraId="6B953714" w14:textId="2F26140E" w:rsidR="002D4589" w:rsidRPr="007E0D87" w:rsidRDefault="00767B4C" w:rsidP="00470C41">
            <w:pPr>
              <w:pStyle w:val="TF-TEXTOQUADRO"/>
            </w:pPr>
            <w:r>
              <w:t>definição do cenário</w:t>
            </w:r>
          </w:p>
        </w:tc>
        <w:tc>
          <w:tcPr>
            <w:tcW w:w="273" w:type="dxa"/>
            <w:shd w:val="clear" w:color="auto" w:fill="FFFFFF" w:themeFill="background1"/>
          </w:tcPr>
          <w:p w14:paraId="566EFD9D" w14:textId="77777777" w:rsidR="00451B94" w:rsidRPr="007E0D87" w:rsidRDefault="00451B94" w:rsidP="00470C41">
            <w:pPr>
              <w:pStyle w:val="TF-TEXTOQUADROCentralizado"/>
            </w:pPr>
          </w:p>
        </w:tc>
        <w:tc>
          <w:tcPr>
            <w:tcW w:w="284" w:type="dxa"/>
            <w:shd w:val="clear" w:color="auto" w:fill="FFFFFF" w:themeFill="background1"/>
          </w:tcPr>
          <w:p w14:paraId="7B0459E8" w14:textId="77777777" w:rsidR="00451B94" w:rsidRPr="007E0D87" w:rsidRDefault="00451B94" w:rsidP="00470C41">
            <w:pPr>
              <w:pStyle w:val="TF-TEXTOQUADROCentralizado"/>
            </w:pPr>
          </w:p>
        </w:tc>
        <w:tc>
          <w:tcPr>
            <w:tcW w:w="284" w:type="dxa"/>
            <w:shd w:val="clear" w:color="auto" w:fill="F2F2F2" w:themeFill="background1" w:themeFillShade="F2"/>
          </w:tcPr>
          <w:p w14:paraId="70FA0C5E" w14:textId="77777777" w:rsidR="00451B94" w:rsidRPr="007E0D87" w:rsidRDefault="00451B94" w:rsidP="00470C41">
            <w:pPr>
              <w:pStyle w:val="TF-TEXTOQUADROCentralizado"/>
            </w:pPr>
          </w:p>
        </w:tc>
        <w:tc>
          <w:tcPr>
            <w:tcW w:w="284" w:type="dxa"/>
            <w:shd w:val="clear" w:color="auto" w:fill="A6A6A6" w:themeFill="background1" w:themeFillShade="A6"/>
          </w:tcPr>
          <w:p w14:paraId="43B9725A" w14:textId="77777777" w:rsidR="00451B94" w:rsidRPr="007E0D87" w:rsidRDefault="00451B94" w:rsidP="00470C41">
            <w:pPr>
              <w:pStyle w:val="TF-TEXTOQUADROCentralizado"/>
            </w:pPr>
          </w:p>
        </w:tc>
        <w:tc>
          <w:tcPr>
            <w:tcW w:w="284" w:type="dxa"/>
            <w:shd w:val="clear" w:color="auto" w:fill="A6A6A6" w:themeFill="background1" w:themeFillShade="A6"/>
          </w:tcPr>
          <w:p w14:paraId="3C64B871" w14:textId="77777777" w:rsidR="00451B94" w:rsidRPr="007E0D87" w:rsidRDefault="00451B94" w:rsidP="00470C41">
            <w:pPr>
              <w:pStyle w:val="TF-TEXTOQUADROCentralizado"/>
            </w:pPr>
          </w:p>
        </w:tc>
        <w:tc>
          <w:tcPr>
            <w:tcW w:w="284" w:type="dxa"/>
            <w:shd w:val="clear" w:color="auto" w:fill="FFFFFF" w:themeFill="background1"/>
          </w:tcPr>
          <w:p w14:paraId="7F04A768" w14:textId="77777777" w:rsidR="00451B94" w:rsidRPr="007E0D87" w:rsidRDefault="00451B94" w:rsidP="00470C41">
            <w:pPr>
              <w:pStyle w:val="TF-TEXTOQUADROCentralizado"/>
            </w:pPr>
          </w:p>
        </w:tc>
        <w:tc>
          <w:tcPr>
            <w:tcW w:w="284" w:type="dxa"/>
            <w:shd w:val="clear" w:color="auto" w:fill="FFFFFF" w:themeFill="background1"/>
          </w:tcPr>
          <w:p w14:paraId="7097313F" w14:textId="77777777" w:rsidR="00451B94" w:rsidRPr="007E0D87" w:rsidRDefault="00451B94" w:rsidP="00470C41">
            <w:pPr>
              <w:pStyle w:val="TF-TEXTOQUADROCentralizado"/>
            </w:pPr>
          </w:p>
        </w:tc>
        <w:tc>
          <w:tcPr>
            <w:tcW w:w="284" w:type="dxa"/>
            <w:shd w:val="clear" w:color="auto" w:fill="FFFFFF" w:themeFill="background1"/>
          </w:tcPr>
          <w:p w14:paraId="73493073" w14:textId="77777777" w:rsidR="00451B94" w:rsidRPr="007E0D87" w:rsidRDefault="00451B94" w:rsidP="00470C41">
            <w:pPr>
              <w:pStyle w:val="TF-TEXTOQUADROCentralizado"/>
            </w:pPr>
          </w:p>
        </w:tc>
        <w:tc>
          <w:tcPr>
            <w:tcW w:w="284" w:type="dxa"/>
            <w:shd w:val="clear" w:color="auto" w:fill="FFFFFF" w:themeFill="background1"/>
          </w:tcPr>
          <w:p w14:paraId="59D4A1A3" w14:textId="77777777" w:rsidR="00451B94" w:rsidRPr="007E0D87" w:rsidRDefault="00451B94" w:rsidP="00470C41">
            <w:pPr>
              <w:pStyle w:val="TF-TEXTOQUADROCentralizado"/>
            </w:pPr>
          </w:p>
        </w:tc>
        <w:tc>
          <w:tcPr>
            <w:tcW w:w="289" w:type="dxa"/>
            <w:shd w:val="clear" w:color="auto" w:fill="FFFFFF" w:themeFill="background1"/>
          </w:tcPr>
          <w:p w14:paraId="4D49DFC7" w14:textId="77777777" w:rsidR="00451B94" w:rsidRPr="007E0D87" w:rsidRDefault="00451B94" w:rsidP="00470C41">
            <w:pPr>
              <w:pStyle w:val="TF-TEXTOQUADROCentralizado"/>
            </w:pPr>
          </w:p>
        </w:tc>
      </w:tr>
      <w:tr w:rsidR="006E477C" w:rsidRPr="007E0D87" w14:paraId="76AF203A" w14:textId="77777777" w:rsidTr="008464F1">
        <w:trPr>
          <w:jc w:val="center"/>
        </w:trPr>
        <w:tc>
          <w:tcPr>
            <w:tcW w:w="6171" w:type="dxa"/>
            <w:tcBorders>
              <w:left w:val="single" w:sz="4" w:space="0" w:color="auto"/>
            </w:tcBorders>
          </w:tcPr>
          <w:p w14:paraId="555D3F23" w14:textId="560CB88A" w:rsidR="002D4589" w:rsidRDefault="00767B4C" w:rsidP="00470C41">
            <w:pPr>
              <w:pStyle w:val="TF-TEXTOQUADRO"/>
            </w:pPr>
            <w:r>
              <w:t>desenvolvimento da aplicação</w:t>
            </w:r>
          </w:p>
        </w:tc>
        <w:tc>
          <w:tcPr>
            <w:tcW w:w="273" w:type="dxa"/>
            <w:shd w:val="clear" w:color="auto" w:fill="FFFFFF" w:themeFill="background1"/>
          </w:tcPr>
          <w:p w14:paraId="754BF21C" w14:textId="77777777" w:rsidR="002D4589" w:rsidRPr="007E0D87" w:rsidRDefault="002D4589" w:rsidP="00470C41">
            <w:pPr>
              <w:pStyle w:val="TF-TEXTOQUADROCentralizado"/>
            </w:pPr>
          </w:p>
        </w:tc>
        <w:tc>
          <w:tcPr>
            <w:tcW w:w="284" w:type="dxa"/>
            <w:shd w:val="clear" w:color="auto" w:fill="FFFFFF" w:themeFill="background1"/>
          </w:tcPr>
          <w:p w14:paraId="7D94188D" w14:textId="77777777" w:rsidR="002D4589" w:rsidRPr="007E0D87" w:rsidRDefault="002D4589" w:rsidP="00470C41">
            <w:pPr>
              <w:pStyle w:val="TF-TEXTOQUADROCentralizado"/>
            </w:pPr>
          </w:p>
        </w:tc>
        <w:tc>
          <w:tcPr>
            <w:tcW w:w="284" w:type="dxa"/>
            <w:shd w:val="clear" w:color="auto" w:fill="FFFFFF" w:themeFill="background1"/>
          </w:tcPr>
          <w:p w14:paraId="357EC725" w14:textId="77777777" w:rsidR="002D4589" w:rsidRPr="007E0D87" w:rsidRDefault="002D4589" w:rsidP="008464F1">
            <w:pPr>
              <w:pStyle w:val="TF-TEXTOQUADROCentralizado"/>
              <w:jc w:val="left"/>
            </w:pPr>
          </w:p>
        </w:tc>
        <w:tc>
          <w:tcPr>
            <w:tcW w:w="284" w:type="dxa"/>
            <w:shd w:val="clear" w:color="auto" w:fill="A6A6A6" w:themeFill="background1" w:themeFillShade="A6"/>
          </w:tcPr>
          <w:p w14:paraId="5BAA9BE6" w14:textId="77777777" w:rsidR="002D4589" w:rsidRPr="007E0D87" w:rsidRDefault="002D4589" w:rsidP="00470C41">
            <w:pPr>
              <w:pStyle w:val="TF-TEXTOQUADROCentralizado"/>
            </w:pPr>
          </w:p>
        </w:tc>
        <w:tc>
          <w:tcPr>
            <w:tcW w:w="284" w:type="dxa"/>
            <w:shd w:val="clear" w:color="auto" w:fill="A6A6A6" w:themeFill="background1" w:themeFillShade="A6"/>
          </w:tcPr>
          <w:p w14:paraId="3B2BAF01" w14:textId="77777777" w:rsidR="002D4589" w:rsidRPr="00167E9A" w:rsidRDefault="002D4589" w:rsidP="00470C41">
            <w:pPr>
              <w:pStyle w:val="TF-TEXTOQUADROCentralizado"/>
            </w:pPr>
          </w:p>
        </w:tc>
        <w:tc>
          <w:tcPr>
            <w:tcW w:w="284" w:type="dxa"/>
            <w:shd w:val="clear" w:color="auto" w:fill="A6A6A6" w:themeFill="background1" w:themeFillShade="A6"/>
          </w:tcPr>
          <w:p w14:paraId="15E59B26" w14:textId="77777777" w:rsidR="002D4589" w:rsidRPr="007E0D87" w:rsidRDefault="002D4589" w:rsidP="00470C41">
            <w:pPr>
              <w:pStyle w:val="TF-TEXTOQUADROCentralizado"/>
            </w:pPr>
          </w:p>
        </w:tc>
        <w:tc>
          <w:tcPr>
            <w:tcW w:w="284" w:type="dxa"/>
            <w:shd w:val="clear" w:color="auto" w:fill="A6A6A6" w:themeFill="background1" w:themeFillShade="A6"/>
          </w:tcPr>
          <w:p w14:paraId="247DB5DB" w14:textId="77777777" w:rsidR="002D4589" w:rsidRPr="007E0D87" w:rsidRDefault="002D4589" w:rsidP="00470C41">
            <w:pPr>
              <w:pStyle w:val="TF-TEXTOQUADROCentralizado"/>
            </w:pPr>
          </w:p>
        </w:tc>
        <w:tc>
          <w:tcPr>
            <w:tcW w:w="284" w:type="dxa"/>
            <w:shd w:val="clear" w:color="auto" w:fill="A6A6A6" w:themeFill="background1" w:themeFillShade="A6"/>
          </w:tcPr>
          <w:p w14:paraId="05B65D1E" w14:textId="77777777" w:rsidR="002D4589" w:rsidRPr="007E0D87" w:rsidRDefault="002D4589" w:rsidP="00470C41">
            <w:pPr>
              <w:pStyle w:val="TF-TEXTOQUADROCentralizado"/>
            </w:pPr>
          </w:p>
        </w:tc>
        <w:tc>
          <w:tcPr>
            <w:tcW w:w="284" w:type="dxa"/>
            <w:shd w:val="clear" w:color="auto" w:fill="A6A6A6" w:themeFill="background1" w:themeFillShade="A6"/>
          </w:tcPr>
          <w:p w14:paraId="401EF11C" w14:textId="77777777" w:rsidR="002D4589" w:rsidRPr="007E0D87" w:rsidRDefault="002D4589" w:rsidP="00470C41">
            <w:pPr>
              <w:pStyle w:val="TF-TEXTOQUADROCentralizado"/>
            </w:pPr>
          </w:p>
        </w:tc>
        <w:tc>
          <w:tcPr>
            <w:tcW w:w="289" w:type="dxa"/>
            <w:shd w:val="clear" w:color="auto" w:fill="FFFFFF" w:themeFill="background1"/>
          </w:tcPr>
          <w:p w14:paraId="7E149543" w14:textId="77777777" w:rsidR="002D4589" w:rsidRPr="007E0D87" w:rsidRDefault="002D4589" w:rsidP="00470C41">
            <w:pPr>
              <w:pStyle w:val="TF-TEXTOQUADROCentralizado"/>
            </w:pPr>
          </w:p>
        </w:tc>
      </w:tr>
      <w:tr w:rsidR="002D4589" w:rsidRPr="007E0D87" w14:paraId="1324FF56" w14:textId="77777777" w:rsidTr="006E477C">
        <w:trPr>
          <w:jc w:val="center"/>
        </w:trPr>
        <w:tc>
          <w:tcPr>
            <w:tcW w:w="6171" w:type="dxa"/>
            <w:tcBorders>
              <w:left w:val="single" w:sz="4" w:space="0" w:color="auto"/>
              <w:bottom w:val="single" w:sz="4" w:space="0" w:color="auto"/>
            </w:tcBorders>
          </w:tcPr>
          <w:p w14:paraId="52FFAA61" w14:textId="667307FD" w:rsidR="002D4589" w:rsidRDefault="00767B4C" w:rsidP="00470C41">
            <w:pPr>
              <w:pStyle w:val="TF-TEXTOQUADRO"/>
            </w:pPr>
            <w:r>
              <w:t>teste com usuários</w:t>
            </w:r>
          </w:p>
        </w:tc>
        <w:tc>
          <w:tcPr>
            <w:tcW w:w="273" w:type="dxa"/>
            <w:tcBorders>
              <w:bottom w:val="single" w:sz="4" w:space="0" w:color="auto"/>
            </w:tcBorders>
            <w:shd w:val="clear" w:color="auto" w:fill="FFFFFF" w:themeFill="background1"/>
          </w:tcPr>
          <w:p w14:paraId="35384021" w14:textId="77777777" w:rsidR="002D4589" w:rsidRPr="00167E9A" w:rsidRDefault="002D4589" w:rsidP="00470C41">
            <w:pPr>
              <w:pStyle w:val="TF-TEXTOQUADROCentralizado"/>
              <w:rPr>
                <w:highlight w:val="darkBlue"/>
              </w:rPr>
            </w:pPr>
          </w:p>
        </w:tc>
        <w:tc>
          <w:tcPr>
            <w:tcW w:w="284" w:type="dxa"/>
            <w:tcBorders>
              <w:bottom w:val="single" w:sz="4" w:space="0" w:color="auto"/>
            </w:tcBorders>
            <w:shd w:val="clear" w:color="auto" w:fill="FFFFFF" w:themeFill="background1"/>
          </w:tcPr>
          <w:p w14:paraId="4A00F340"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2180C01C"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6356AE30"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0F65543D"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3D5D51BF" w14:textId="77777777" w:rsidR="002D4589" w:rsidRPr="007E0D87" w:rsidRDefault="002D4589" w:rsidP="00470C41">
            <w:pPr>
              <w:pStyle w:val="TF-TEXTOQUADROCentralizado"/>
            </w:pPr>
          </w:p>
        </w:tc>
        <w:tc>
          <w:tcPr>
            <w:tcW w:w="284" w:type="dxa"/>
            <w:tcBorders>
              <w:bottom w:val="single" w:sz="4" w:space="0" w:color="auto"/>
            </w:tcBorders>
            <w:shd w:val="clear" w:color="auto" w:fill="FFFFFF" w:themeFill="background1"/>
          </w:tcPr>
          <w:p w14:paraId="4015DEF5" w14:textId="77777777" w:rsidR="002D4589" w:rsidRPr="007E0D87" w:rsidRDefault="002D4589" w:rsidP="00470C41">
            <w:pPr>
              <w:pStyle w:val="TF-TEXTOQUADROCentralizado"/>
            </w:pPr>
          </w:p>
        </w:tc>
        <w:tc>
          <w:tcPr>
            <w:tcW w:w="284" w:type="dxa"/>
            <w:tcBorders>
              <w:bottom w:val="single" w:sz="4" w:space="0" w:color="auto"/>
            </w:tcBorders>
            <w:shd w:val="clear" w:color="auto" w:fill="A6A6A6" w:themeFill="background1" w:themeFillShade="A6"/>
          </w:tcPr>
          <w:p w14:paraId="22173D4A" w14:textId="77777777" w:rsidR="002D4589" w:rsidRPr="007E0D87" w:rsidRDefault="002D4589" w:rsidP="00470C41">
            <w:pPr>
              <w:pStyle w:val="TF-TEXTOQUADROCentralizado"/>
            </w:pPr>
          </w:p>
        </w:tc>
        <w:tc>
          <w:tcPr>
            <w:tcW w:w="284" w:type="dxa"/>
            <w:tcBorders>
              <w:bottom w:val="single" w:sz="4" w:space="0" w:color="auto"/>
            </w:tcBorders>
            <w:shd w:val="clear" w:color="auto" w:fill="A6A6A6" w:themeFill="background1" w:themeFillShade="A6"/>
          </w:tcPr>
          <w:p w14:paraId="70970304" w14:textId="77777777" w:rsidR="002D4589" w:rsidRPr="007E0D87" w:rsidRDefault="002D4589" w:rsidP="00470C41">
            <w:pPr>
              <w:pStyle w:val="TF-TEXTOQUADROCentralizado"/>
            </w:pPr>
          </w:p>
        </w:tc>
        <w:tc>
          <w:tcPr>
            <w:tcW w:w="289" w:type="dxa"/>
            <w:tcBorders>
              <w:bottom w:val="single" w:sz="4" w:space="0" w:color="auto"/>
            </w:tcBorders>
            <w:shd w:val="clear" w:color="auto" w:fill="FFFFFF" w:themeFill="background1"/>
          </w:tcPr>
          <w:p w14:paraId="6C5BA710" w14:textId="77777777" w:rsidR="002D4589" w:rsidRPr="007E0D87" w:rsidRDefault="002D4589" w:rsidP="00470C41">
            <w:pPr>
              <w:pStyle w:val="TF-TEXTOQUADROCentralizado"/>
            </w:pPr>
          </w:p>
        </w:tc>
      </w:tr>
    </w:tbl>
    <w:p w14:paraId="68B4DD69" w14:textId="77777777" w:rsidR="00FC4A9F" w:rsidRDefault="00FC4A9F" w:rsidP="00FC4A9F">
      <w:pPr>
        <w:pStyle w:val="TF-FONTE"/>
      </w:pPr>
      <w:r>
        <w:t>Fonte: elaborado pelo autor.</w:t>
      </w:r>
    </w:p>
    <w:p w14:paraId="7D9EEAE5" w14:textId="77777777" w:rsidR="00A307C7" w:rsidRPr="007A1883" w:rsidRDefault="0037046F" w:rsidP="009666BD">
      <w:pPr>
        <w:pStyle w:val="Ttulo1"/>
      </w:pPr>
      <w:r>
        <w:t>REVISÃO BIBLIOGRÁFICA</w:t>
      </w:r>
    </w:p>
    <w:p w14:paraId="09F1716D" w14:textId="0F66D16C" w:rsidR="0037046F" w:rsidRDefault="009130C8" w:rsidP="0037046F">
      <w:pPr>
        <w:pStyle w:val="TF-TEXTO"/>
      </w:pPr>
      <w:r>
        <w:t>Nes</w:t>
      </w:r>
      <w:r w:rsidR="006C2C45">
        <w:t>ta seção</w:t>
      </w:r>
      <w:r>
        <w:t xml:space="preserve">, serão descritos brevemente os assuntos que fundamentarão o trabalho a ser realizado: </w:t>
      </w:r>
      <w:r w:rsidR="00CB6B23">
        <w:t xml:space="preserve">educação no </w:t>
      </w:r>
      <w:r>
        <w:t>trânsito, jogos educativos e realidade virtual.</w:t>
      </w:r>
    </w:p>
    <w:p w14:paraId="3C2C2F23" w14:textId="612DB6C4" w:rsidR="009130C8" w:rsidRDefault="00B81806" w:rsidP="00FD33E1">
      <w:pPr>
        <w:pStyle w:val="TF-TEXTO"/>
      </w:pPr>
      <w:r>
        <w:lastRenderedPageBreak/>
        <w:t>“</w:t>
      </w:r>
      <w:r w:rsidR="00B14862">
        <w:t>A insegurança no trânsito é um problema mundial crescente e alarmante. Ainda que muitos países se esforcem para reduzir a quantidade de acidentes, eles são hoje uma das maiores causas de óbitos no mundo, tirando a vida de mais de 1,3 milhão de pessoas por ano</w:t>
      </w:r>
      <w:commentRangeStart w:id="261"/>
      <w:r w:rsidR="00B14862">
        <w:t>.</w:t>
      </w:r>
      <w:r>
        <w:t>”</w:t>
      </w:r>
      <w:r w:rsidR="00FD33E1">
        <w:t xml:space="preserve"> (AMBEV A.</w:t>
      </w:r>
      <w:r w:rsidR="00A32EE2">
        <w:t>S</w:t>
      </w:r>
      <w:r w:rsidR="00FD33E1">
        <w:t>, OBSERVATÓRIO NACIONAL DE SEGURANÇA VIÁRIA, FALCONI CONSULTORES DE RESULTADOS</w:t>
      </w:r>
      <w:r w:rsidR="00A32EE2">
        <w:t xml:space="preserve">, </w:t>
      </w:r>
      <w:r w:rsidR="00FD33E1">
        <w:t>2014. p. 11)</w:t>
      </w:r>
      <w:r w:rsidR="006261CC">
        <w:t xml:space="preserve">. De acordo com Miranda (2016), </w:t>
      </w:r>
      <w:commentRangeEnd w:id="261"/>
      <w:r w:rsidR="00825947">
        <w:rPr>
          <w:rStyle w:val="Refdecomentrio"/>
        </w:rPr>
        <w:commentReference w:id="261"/>
      </w:r>
      <w:r w:rsidR="006261CC" w:rsidRPr="006261CC">
        <w:t xml:space="preserve">é fundamental que o comportamento do cidadão no trânsito seja adequado, pois isso influencia diretamente na segurança de todos. </w:t>
      </w:r>
      <w:commentRangeStart w:id="262"/>
      <w:r w:rsidR="006261CC" w:rsidRPr="006261CC">
        <w:t>Para garantir a harmonia nesse contexto, é necessário que as pessoas tenham formação ética e moral, que muitas vezes não é adquirida no seio familiar, mas sim no ambiente escolar, onde surgem princípios importantes para a vida individual e coletiva.</w:t>
      </w:r>
      <w:commentRangeEnd w:id="262"/>
      <w:r w:rsidR="00825947">
        <w:rPr>
          <w:rStyle w:val="Refdecomentrio"/>
        </w:rPr>
        <w:commentReference w:id="262"/>
      </w:r>
    </w:p>
    <w:p w14:paraId="6456678A" w14:textId="4E156453" w:rsidR="00BA0ACF" w:rsidRDefault="00907FA1" w:rsidP="00FD33E1">
      <w:pPr>
        <w:pStyle w:val="TF-TEXTO"/>
      </w:pPr>
      <w:commentRangeStart w:id="263"/>
      <w:r>
        <w:t xml:space="preserve">A utilização de jogos </w:t>
      </w:r>
      <w:r w:rsidR="00736B69">
        <w:t>digitais</w:t>
      </w:r>
      <w:r>
        <w:t xml:space="preserve"> na aprendizagem possui um grande potencial, </w:t>
      </w:r>
      <w:r w:rsidR="00BC63C1">
        <w:t xml:space="preserve">pelo grau de estímulo, </w:t>
      </w:r>
      <w:r w:rsidR="00B97A90">
        <w:t>partindo do ato de jogar, progredi</w:t>
      </w:r>
      <w:r w:rsidR="00114F50">
        <w:t>ndo</w:t>
      </w:r>
      <w:r w:rsidR="00B97A90">
        <w:t xml:space="preserve"> </w:t>
      </w:r>
      <w:r w:rsidR="00BB3581">
        <w:t>ao explorar e assimilar nov</w:t>
      </w:r>
      <w:r w:rsidR="00114F50">
        <w:t>os conhecimentos</w:t>
      </w:r>
      <w:commentRangeEnd w:id="263"/>
      <w:r w:rsidR="008B6D51">
        <w:rPr>
          <w:rStyle w:val="Refdecomentrio"/>
        </w:rPr>
        <w:commentReference w:id="263"/>
      </w:r>
      <w:r w:rsidR="00114F50">
        <w:t>.</w:t>
      </w:r>
      <w:r w:rsidR="002004CC">
        <w:t xml:space="preserve"> </w:t>
      </w:r>
      <w:r w:rsidR="00605AA4">
        <w:t xml:space="preserve">Segundo </w:t>
      </w:r>
      <w:commentRangeStart w:id="264"/>
      <w:r w:rsidR="00605AA4">
        <w:t>Falkembach (20</w:t>
      </w:r>
      <w:r w:rsidR="00DF2A62">
        <w:t>0</w:t>
      </w:r>
      <w:r w:rsidR="00605AA4">
        <w:t xml:space="preserve">6), </w:t>
      </w:r>
      <w:commentRangeEnd w:id="264"/>
      <w:r w:rsidR="008B6D51">
        <w:rPr>
          <w:rStyle w:val="Refdecomentrio"/>
        </w:rPr>
        <w:commentReference w:id="264"/>
      </w:r>
      <w:r w:rsidR="00605AA4" w:rsidRPr="00605AA4">
        <w:t xml:space="preserve">os jogos educacionais adotam uma abordagem pedagógica que valoriza a exploração livre e o aspecto lúdico, o que estimula o aprendizado do jogador. </w:t>
      </w:r>
      <w:commentRangeStart w:id="265"/>
      <w:r w:rsidR="00605AA4" w:rsidRPr="00605AA4">
        <w:t xml:space="preserve">Além disso, </w:t>
      </w:r>
      <w:commentRangeStart w:id="266"/>
      <w:r w:rsidR="00605AA4" w:rsidRPr="00605AA4">
        <w:t xml:space="preserve">são </w:t>
      </w:r>
      <w:commentRangeEnd w:id="266"/>
      <w:r w:rsidR="008B6D51">
        <w:rPr>
          <w:rStyle w:val="Refdecomentrio"/>
        </w:rPr>
        <w:commentReference w:id="266"/>
      </w:r>
      <w:r w:rsidR="00605AA4" w:rsidRPr="00605AA4">
        <w:t>capazes de contribuir para a construção da autoconfiança e aumentar a motivação no contexto da aprendizagem.</w:t>
      </w:r>
      <w:r w:rsidR="00323421">
        <w:t xml:space="preserve"> </w:t>
      </w:r>
      <w:commentRangeEnd w:id="265"/>
      <w:r w:rsidR="008B6D51">
        <w:rPr>
          <w:rStyle w:val="Refdecomentrio"/>
        </w:rPr>
        <w:commentReference w:id="265"/>
      </w:r>
      <w:r w:rsidR="002004CC">
        <w:t>De acordo com Carvalho (2018)</w:t>
      </w:r>
      <w:r w:rsidR="004A14F3">
        <w:t xml:space="preserve">, </w:t>
      </w:r>
      <w:r w:rsidR="004A14F3" w:rsidRPr="004A14F3">
        <w:t xml:space="preserve">é importante considerar dois aspectos essenciais ao criar um jogo educacional: a capacidade de transmitir a mensagem educativa de maneira eficiente e satisfatória, ou seja, ensinar de fato, e a capacidade de tornar a atividade atraente e prazerosa, o que é conhecido como fator entretenimento. </w:t>
      </w:r>
      <w:commentRangeStart w:id="267"/>
      <w:r w:rsidR="004A14F3" w:rsidRPr="004A14F3">
        <w:t>Quando esses dois fatores são alcançados, o jogo pode ser uma ferramenta eficaz para a aprendizagem e cumprir o seu papel com sucesso.</w:t>
      </w:r>
      <w:r w:rsidR="002C2AA8">
        <w:t xml:space="preserve"> </w:t>
      </w:r>
      <w:commentRangeEnd w:id="267"/>
      <w:r w:rsidR="008B6D51">
        <w:rPr>
          <w:rStyle w:val="Refdecomentrio"/>
        </w:rPr>
        <w:commentReference w:id="267"/>
      </w:r>
    </w:p>
    <w:p w14:paraId="32D55EFB" w14:textId="544D3F28" w:rsidR="002370E8" w:rsidRPr="002370E8" w:rsidRDefault="00362D86" w:rsidP="002370E8">
      <w:pPr>
        <w:pStyle w:val="TF-TEXTO"/>
        <w:rPr>
          <w:u w:val="single"/>
        </w:rPr>
      </w:pPr>
      <w:commentRangeStart w:id="268"/>
      <w:r>
        <w:t xml:space="preserve">De acordo com </w:t>
      </w:r>
      <w:r w:rsidR="001B0B70">
        <w:t xml:space="preserve">Kirner e </w:t>
      </w:r>
      <w:r>
        <w:t>Ki</w:t>
      </w:r>
      <w:r w:rsidR="00AE701F">
        <w:t>r</w:t>
      </w:r>
      <w:r>
        <w:t>ner (2011), a “</w:t>
      </w:r>
      <w:ins w:id="269" w:author="Simone Erbs da Costa" w:date="2023-05-11T12:30:00Z">
        <w:r w:rsidR="00441D90">
          <w:t xml:space="preserve">[...] </w:t>
        </w:r>
      </w:ins>
      <w:r>
        <w:t>realidade virtual é uma interface computacional que permite ao usuário interagir em tempo real, em um espaço tridimensional gerado por computador, usando seus sentidos, através de dispositivos especiais”</w:t>
      </w:r>
      <w:r w:rsidR="00BF1CD6">
        <w:t xml:space="preserve">. </w:t>
      </w:r>
      <w:commentRangeEnd w:id="268"/>
      <w:r w:rsidR="008B6D51">
        <w:rPr>
          <w:rStyle w:val="Refdecomentrio"/>
        </w:rPr>
        <w:commentReference w:id="268"/>
      </w:r>
      <w:r w:rsidR="00C6403D">
        <w:t xml:space="preserve">Além disso, como </w:t>
      </w:r>
      <w:commentRangeStart w:id="270"/>
      <w:r w:rsidR="00C6403D">
        <w:t xml:space="preserve">indica </w:t>
      </w:r>
      <w:r w:rsidR="003B283C">
        <w:t xml:space="preserve">Roussou (2004), </w:t>
      </w:r>
      <w:commentRangeEnd w:id="270"/>
      <w:r w:rsidR="008B6D51">
        <w:rPr>
          <w:rStyle w:val="Refdecomentrio"/>
        </w:rPr>
        <w:commentReference w:id="270"/>
      </w:r>
      <w:r w:rsidR="00F61F0C">
        <w:t>a</w:t>
      </w:r>
      <w:r w:rsidR="00E86465">
        <w:t xml:space="preserve"> RV</w:t>
      </w:r>
      <w:r w:rsidR="00F61F0C">
        <w:t xml:space="preserve"> </w:t>
      </w:r>
      <w:r w:rsidR="00E86465">
        <w:t>em geral, é amplamente utilizada nas áreas de educação e treinamento devido às suas potencialidades</w:t>
      </w:r>
      <w:r w:rsidR="00364692">
        <w:t xml:space="preserve"> </w:t>
      </w:r>
      <w:r w:rsidR="00E86465">
        <w:t>estimulando a int</w:t>
      </w:r>
      <w:r w:rsidR="00364692">
        <w:t>eração e motivação</w:t>
      </w:r>
      <w:r w:rsidR="003B283C">
        <w:t>.</w:t>
      </w:r>
      <w:r w:rsidR="00535FF3">
        <w:t xml:space="preserve"> </w:t>
      </w:r>
      <w:commentRangeStart w:id="271"/>
      <w:r w:rsidR="00DC40D2">
        <w:t>Bowman e McMahan</w:t>
      </w:r>
      <w:r w:rsidR="001B0B70">
        <w:t xml:space="preserve"> </w:t>
      </w:r>
      <w:r w:rsidR="005725C6">
        <w:t>(2007</w:t>
      </w:r>
      <w:commentRangeEnd w:id="271"/>
      <w:r w:rsidR="008B6D51">
        <w:rPr>
          <w:rStyle w:val="Refdecomentrio"/>
        </w:rPr>
        <w:commentReference w:id="271"/>
      </w:r>
      <w:r w:rsidR="00B538D1">
        <w:t>, p.</w:t>
      </w:r>
      <w:r w:rsidR="005725C6">
        <w:t>36</w:t>
      </w:r>
      <w:r w:rsidR="00271235">
        <w:t>,</w:t>
      </w:r>
      <w:r w:rsidR="00B538D1">
        <w:t xml:space="preserve"> </w:t>
      </w:r>
      <w:r w:rsidR="00271235">
        <w:t>tradução</w:t>
      </w:r>
      <w:r w:rsidR="00B538D1">
        <w:t xml:space="preserve"> nossa</w:t>
      </w:r>
      <w:r w:rsidR="00D44FDF">
        <w:t>)</w:t>
      </w:r>
      <w:r w:rsidR="00640E05">
        <w:t xml:space="preserve"> definem as tecnologias de RV como </w:t>
      </w:r>
      <w:r w:rsidR="00E9524F">
        <w:t>“</w:t>
      </w:r>
      <w:ins w:id="272" w:author="Simone Erbs da Costa" w:date="2023-05-11T12:23:00Z">
        <w:r w:rsidR="008B6D51">
          <w:t xml:space="preserve">[...] </w:t>
        </w:r>
      </w:ins>
      <w:r w:rsidR="00E9524F">
        <w:t>tecnologias complexas que [substituem] informações sensoriais do mundo real por</w:t>
      </w:r>
      <w:r w:rsidR="00204931">
        <w:t xml:space="preserve"> </w:t>
      </w:r>
      <w:r w:rsidR="00E9524F">
        <w:t>estímulos sintéticos, como imagens visuais 3D, s</w:t>
      </w:r>
      <w:r w:rsidR="00A06150">
        <w:t>ons espaciais ou</w:t>
      </w:r>
      <w:r w:rsidR="00E9524F">
        <w:t xml:space="preserve"> força ou feedback tátil</w:t>
      </w:r>
      <w:ins w:id="273" w:author="Simone Erbs da Costa" w:date="2023-05-11T12:23:00Z">
        <w:r w:rsidR="008B6D51">
          <w:t>.</w:t>
        </w:r>
      </w:ins>
      <w:r w:rsidR="001B0B70">
        <w:t>”</w:t>
      </w:r>
      <w:r w:rsidR="005725C6">
        <w:t>.</w:t>
      </w:r>
    </w:p>
    <w:p w14:paraId="6FEAE5C1" w14:textId="2D8D4F9C" w:rsidR="00451B94" w:rsidRDefault="00B73F2F" w:rsidP="00F83A19">
      <w:pPr>
        <w:pStyle w:val="TF-refernciasbibliogrficasTTULO"/>
      </w:pPr>
      <w:bookmarkStart w:id="274" w:name="_Toc351015602"/>
      <w:bookmarkEnd w:id="156"/>
      <w:bookmarkEnd w:id="157"/>
      <w:bookmarkEnd w:id="158"/>
      <w:bookmarkEnd w:id="159"/>
      <w:bookmarkEnd w:id="160"/>
      <w:bookmarkEnd w:id="161"/>
      <w:bookmarkEnd w:id="162"/>
      <w:r>
        <w:t xml:space="preserve"> </w:t>
      </w:r>
      <w:r w:rsidR="00451B94">
        <w:t>Referências</w:t>
      </w:r>
      <w:bookmarkEnd w:id="274"/>
    </w:p>
    <w:p w14:paraId="50E6B7E8" w14:textId="77777777" w:rsidR="000F0755" w:rsidRDefault="000F0755" w:rsidP="000974B8">
      <w:pPr>
        <w:pStyle w:val="TF-REFERNCIASITEM0"/>
      </w:pPr>
      <w:r w:rsidRPr="000974B8">
        <w:t>AMBEV A.S., OBSERVATÓRIO NACIONAL DE SEGURANÇA VIÁRIA,</w:t>
      </w:r>
      <w:r>
        <w:t xml:space="preserve"> </w:t>
      </w:r>
      <w:r w:rsidRPr="000974B8">
        <w:t xml:space="preserve">FALCONI CONSULTORES DE RESULTADOS. </w:t>
      </w:r>
      <w:r w:rsidRPr="005C0436">
        <w:t>Retrato da Segurança Viária</w:t>
      </w:r>
      <w:r w:rsidRPr="000974B8">
        <w:t>.</w:t>
      </w:r>
      <w:r>
        <w:t xml:space="preserve"> </w:t>
      </w:r>
      <w:r w:rsidRPr="000974B8">
        <w:t>Brasília: 201</w:t>
      </w:r>
      <w:r>
        <w:t>4</w:t>
      </w:r>
      <w:r w:rsidRPr="000974B8">
        <w:t>. 105 p.</w:t>
      </w:r>
    </w:p>
    <w:p w14:paraId="3E2A0D95" w14:textId="77777777" w:rsidR="000F0755" w:rsidRDefault="000F0755" w:rsidP="00D26A25">
      <w:pPr>
        <w:pStyle w:val="TF-REFERNCIASITEM0"/>
      </w:pPr>
      <w:r w:rsidRPr="00712A01">
        <w:rPr>
          <w:lang w:val="en-US"/>
        </w:rPr>
        <w:t xml:space="preserve">BOWMAN, Doug A.; MCMAHAN, Ryan P. Virtual reality: how much immersion is enough?. </w:t>
      </w:r>
      <w:r w:rsidRPr="004A5D57">
        <w:rPr>
          <w:b/>
          <w:bCs/>
        </w:rPr>
        <w:t>Computer</w:t>
      </w:r>
      <w:r w:rsidRPr="007E287F">
        <w:t>, v. 40, n. 7, p. 36-43, 2007.</w:t>
      </w:r>
    </w:p>
    <w:p w14:paraId="3C33760D" w14:textId="41E5BA16" w:rsidR="000F0755" w:rsidRDefault="000F0755" w:rsidP="0023575F">
      <w:pPr>
        <w:pStyle w:val="TF-REFERNCIASITEM0"/>
      </w:pPr>
      <w:r>
        <w:t xml:space="preserve">BRAGA, </w:t>
      </w:r>
      <w:r w:rsidR="00175195">
        <w:t>Mariluci</w:t>
      </w:r>
      <w:r>
        <w:t xml:space="preserve">. </w:t>
      </w:r>
      <w:r w:rsidRPr="00A75B59">
        <w:rPr>
          <w:b/>
          <w:bCs/>
        </w:rPr>
        <w:t>Realidade virtual e educação</w:t>
      </w:r>
      <w:r>
        <w:t>. Revista de biologia e ciências da terra, Universidade Estadual da Paraíba, v. 1, n. 1, 2001.</w:t>
      </w:r>
    </w:p>
    <w:p w14:paraId="68FE9F11" w14:textId="4247AB08" w:rsidR="00175195" w:rsidRPr="005A61AD" w:rsidRDefault="00175195" w:rsidP="00D26A25">
      <w:pPr>
        <w:pStyle w:val="TF-REFERNCIASITEM0"/>
      </w:pPr>
      <w:r w:rsidRPr="005A61AD">
        <w:t xml:space="preserve">CARVALHO, Gabriel </w:t>
      </w:r>
      <w:r w:rsidR="009400A4" w:rsidRPr="005A61AD">
        <w:t>R.</w:t>
      </w:r>
      <w:r w:rsidRPr="005A61AD">
        <w:t xml:space="preserve"> de. </w:t>
      </w:r>
      <w:r w:rsidRPr="00A7117D">
        <w:rPr>
          <w:b/>
          <w:bCs/>
        </w:rPr>
        <w:t>A importância dos jogos digitais na educação</w:t>
      </w:r>
      <w:r w:rsidRPr="005A61AD">
        <w:t>. 2018. Trabalho de Conclusão de Curso (Graduação em Ciência da Computação) - Universidade Federal de Minas Gerais, Belo Horizonte.</w:t>
      </w:r>
    </w:p>
    <w:p w14:paraId="6F6F9B0D" w14:textId="1D2C6A05" w:rsidR="000F0755" w:rsidRDefault="000F0755" w:rsidP="00D26A25">
      <w:pPr>
        <w:pStyle w:val="TF-REFERNCIASITEM0"/>
      </w:pPr>
      <w:r w:rsidRPr="00D62838">
        <w:t xml:space="preserve">FALKEMBACH, Gilse A. </w:t>
      </w:r>
      <w:r w:rsidR="00EF0860">
        <w:t>M</w:t>
      </w:r>
      <w:r w:rsidRPr="00D62838">
        <w:t xml:space="preserve">. O lúdico e os jogos educacionais. </w:t>
      </w:r>
      <w:r w:rsidRPr="0005047E">
        <w:rPr>
          <w:b/>
          <w:bCs/>
        </w:rPr>
        <w:t>CINTED-Centro Interdisciplinar de Novas Tecnologias na Educação</w:t>
      </w:r>
      <w:r w:rsidRPr="00D62838">
        <w:t>, UFRGS, 2006.</w:t>
      </w:r>
    </w:p>
    <w:p w14:paraId="279C2501" w14:textId="4F59C44D" w:rsidR="000F0755" w:rsidRDefault="000F0755" w:rsidP="0023575F">
      <w:pPr>
        <w:pStyle w:val="TF-REFERNCIASITEM0"/>
      </w:pPr>
      <w:r>
        <w:t xml:space="preserve">JUNIOR, Delcides. </w:t>
      </w:r>
      <w:bookmarkStart w:id="275" w:name="_Int_zRo89OK7"/>
      <w:r w:rsidRPr="2F1B77C6">
        <w:rPr>
          <w:b/>
          <w:bCs/>
        </w:rPr>
        <w:t>Educação de trânsito: a necessidade premente de um trânsito mais altruísta</w:t>
      </w:r>
      <w:r>
        <w:t>.</w:t>
      </w:r>
      <w:bookmarkEnd w:id="275"/>
      <w:r>
        <w:t> </w:t>
      </w:r>
      <w:r w:rsidR="00C115FF">
        <w:t>2019.</w:t>
      </w:r>
      <w:r w:rsidR="002603E0">
        <w:t>Trabalho de Conclusão de Curso</w:t>
      </w:r>
      <w:r w:rsidR="00C115FF">
        <w:t xml:space="preserve"> (Especialização em Gestão de Trânsito) - </w:t>
      </w:r>
      <w:r w:rsidR="00717F54">
        <w:t>Universidade do Sul de Santa Catarina</w:t>
      </w:r>
      <w:r w:rsidR="00D475AA">
        <w:t>, Santa Catarina.</w:t>
      </w:r>
    </w:p>
    <w:p w14:paraId="2C4464C4" w14:textId="591A40C9" w:rsidR="000F0755" w:rsidRPr="005A61AD" w:rsidRDefault="000F0755" w:rsidP="00D26A25">
      <w:pPr>
        <w:pStyle w:val="TF-REFERNCIASITEM0"/>
      </w:pPr>
      <w:r w:rsidRPr="005A61AD">
        <w:t xml:space="preserve">KIRNER, Claudio; KIRNER, Tereza </w:t>
      </w:r>
      <w:r w:rsidR="00EF0860" w:rsidRPr="005A61AD">
        <w:t>G.</w:t>
      </w:r>
      <w:r w:rsidRPr="005A61AD">
        <w:t xml:space="preserve"> Evolução e tendências da Realidade Virtual e da Realidade Aumentada. </w:t>
      </w:r>
      <w:r w:rsidRPr="005D1825">
        <w:rPr>
          <w:b/>
          <w:bCs/>
        </w:rPr>
        <w:t>Realidade Virtual e Aumentada: Aplicações e Tendências</w:t>
      </w:r>
      <w:r w:rsidRPr="005A61AD">
        <w:t>.</w:t>
      </w:r>
      <w:r w:rsidR="00667E7C" w:rsidRPr="005A61AD">
        <w:t xml:space="preserve"> São Paulo: Ed. Blucher,</w:t>
      </w:r>
      <w:r w:rsidRPr="005A61AD">
        <w:t xml:space="preserve"> v. 1, p. 10-25, 2011.</w:t>
      </w:r>
    </w:p>
    <w:p w14:paraId="56DA7F08" w14:textId="529AC009" w:rsidR="000F0755" w:rsidRDefault="000F0755" w:rsidP="00D26A25">
      <w:pPr>
        <w:pStyle w:val="TF-REFERNCIASITEM0"/>
      </w:pPr>
      <w:r>
        <w:t>MIRANDA, M</w:t>
      </w:r>
      <w:r w:rsidR="007C23BB">
        <w:t>arli</w:t>
      </w:r>
      <w:r>
        <w:t xml:space="preserve">. F. S. Trânsito dos alunos no espaço escolar, sua disciplina e reflexo no contexto social. In: FESTIVAL ESTUDANTIL TEMÁTICO DE TRÂNSITO. 2016, Pouso Alegre. </w:t>
      </w:r>
      <w:r w:rsidRPr="009E32F9">
        <w:rPr>
          <w:b/>
          <w:bCs/>
        </w:rPr>
        <w:t>Anais</w:t>
      </w:r>
      <w:r w:rsidR="009C61F3">
        <w:rPr>
          <w:b/>
          <w:bCs/>
        </w:rPr>
        <w:t xml:space="preserve"> </w:t>
      </w:r>
      <w:r w:rsidR="009C61F3" w:rsidRPr="00FB5754">
        <w:t>[...]</w:t>
      </w:r>
      <w:r>
        <w:t>. Pouso Alegre, 2016, p. 01-10.</w:t>
      </w:r>
    </w:p>
    <w:p w14:paraId="174828DB" w14:textId="77777777" w:rsidR="000F0755" w:rsidRPr="00712A01" w:rsidRDefault="000F0755" w:rsidP="000974B8">
      <w:pPr>
        <w:pStyle w:val="TF-REFERNCIASITEM0"/>
        <w:rPr>
          <w:lang w:val="en-US"/>
        </w:rPr>
      </w:pPr>
      <w:r>
        <w:t xml:space="preserve">OMS. </w:t>
      </w:r>
      <w:r w:rsidRPr="2F1B77C6">
        <w:rPr>
          <w:b/>
          <w:bCs/>
        </w:rPr>
        <w:t>Resolução 74/299</w:t>
      </w:r>
      <w:r>
        <w:t xml:space="preserve">. </w:t>
      </w:r>
      <w:bookmarkStart w:id="276" w:name="_Int_ntNkdFi1"/>
      <w:r>
        <w:t>Plano Global - Década de Ação pela segurança no trânsito 2021-2030.</w:t>
      </w:r>
      <w:bookmarkEnd w:id="276"/>
      <w:r>
        <w:t xml:space="preserve"> </w:t>
      </w:r>
      <w:r w:rsidRPr="00712A01">
        <w:rPr>
          <w:lang w:val="en-US"/>
        </w:rPr>
        <w:t>Genebra, 2021, p. 01-36</w:t>
      </w:r>
    </w:p>
    <w:p w14:paraId="46540FF5" w14:textId="13F9CBDC" w:rsidR="000F0755" w:rsidRPr="00712A01" w:rsidRDefault="000F0755" w:rsidP="0023575F">
      <w:pPr>
        <w:pStyle w:val="TF-REFERNCIASITEM0"/>
        <w:rPr>
          <w:lang w:val="en-US"/>
        </w:rPr>
      </w:pPr>
      <w:r w:rsidRPr="00712A01">
        <w:rPr>
          <w:lang w:val="en-US"/>
        </w:rPr>
        <w:t>PRENSKY, M</w:t>
      </w:r>
      <w:r w:rsidR="00DB4332" w:rsidRPr="00712A01">
        <w:rPr>
          <w:lang w:val="en-US"/>
        </w:rPr>
        <w:t>ark</w:t>
      </w:r>
      <w:r w:rsidRPr="00712A01">
        <w:rPr>
          <w:lang w:val="en-US"/>
        </w:rPr>
        <w:t xml:space="preserve">, </w:t>
      </w:r>
      <w:r w:rsidRPr="00712A01">
        <w:rPr>
          <w:b/>
          <w:bCs/>
          <w:lang w:val="en-US"/>
        </w:rPr>
        <w:t>Digital Game-Based Learning</w:t>
      </w:r>
      <w:r w:rsidRPr="00712A01">
        <w:rPr>
          <w:lang w:val="en-US"/>
        </w:rPr>
        <w:t>, McGraw-Hill, 2001.</w:t>
      </w:r>
    </w:p>
    <w:p w14:paraId="21F4FEE6" w14:textId="68A44C7C" w:rsidR="000F0755" w:rsidRDefault="000F0755" w:rsidP="00D26A25">
      <w:pPr>
        <w:pStyle w:val="TF-REFERNCIASITEM0"/>
      </w:pPr>
      <w:r w:rsidRPr="00712A01">
        <w:rPr>
          <w:lang w:val="en-US"/>
        </w:rPr>
        <w:t xml:space="preserve">ROUSSOU, Maria. </w:t>
      </w:r>
      <w:bookmarkStart w:id="277" w:name="_Int_NGDE7Esf"/>
      <w:r w:rsidRPr="00712A01">
        <w:rPr>
          <w:lang w:val="en-US"/>
        </w:rPr>
        <w:t>Learning by doing and learning through play: an exploration of interactivity in virtual environments for children.</w:t>
      </w:r>
      <w:bookmarkEnd w:id="277"/>
      <w:r w:rsidRPr="00712A01">
        <w:rPr>
          <w:lang w:val="en-US"/>
        </w:rPr>
        <w:t xml:space="preserve"> </w:t>
      </w:r>
      <w:r w:rsidRPr="2F1B77C6">
        <w:rPr>
          <w:b/>
          <w:bCs/>
        </w:rPr>
        <w:t>Computers in Entertainment (CIE)</w:t>
      </w:r>
      <w:r>
        <w:t>, v. 2, n. 1, p. 10, 2004.</w:t>
      </w:r>
    </w:p>
    <w:p w14:paraId="4EE38FAD" w14:textId="5647DFC7" w:rsidR="000F0755" w:rsidRDefault="000F0755" w:rsidP="00D26A25">
      <w:pPr>
        <w:pStyle w:val="TF-REFERNCIASITEM0"/>
      </w:pPr>
      <w:r w:rsidRPr="005E5473">
        <w:t xml:space="preserve">SANTANA, Alessandro </w:t>
      </w:r>
      <w:r w:rsidR="002E44A7">
        <w:t>D.</w:t>
      </w:r>
      <w:r w:rsidRPr="005E5473">
        <w:t xml:space="preserve">; TRONTO, Iris </w:t>
      </w:r>
      <w:r w:rsidR="002E44A7">
        <w:t>F.</w:t>
      </w:r>
      <w:r w:rsidR="009400A4">
        <w:t xml:space="preserve"> de B.</w:t>
      </w:r>
      <w:r w:rsidRPr="005E5473">
        <w:t xml:space="preserve">; SOUSA, Pedro </w:t>
      </w:r>
      <w:r w:rsidR="002E44A7">
        <w:t>M</w:t>
      </w:r>
      <w:r w:rsidRPr="005E5473">
        <w:t xml:space="preserve">. </w:t>
      </w:r>
      <w:r w:rsidR="009400A4">
        <w:t xml:space="preserve">de. </w:t>
      </w:r>
      <w:r w:rsidRPr="005E5473">
        <w:t xml:space="preserve">Jogo Educativo para Auxílio na Educação no </w:t>
      </w:r>
      <w:r w:rsidRPr="005A61AD">
        <w:t xml:space="preserve">Trânsito. </w:t>
      </w:r>
      <w:r w:rsidRPr="006B3541">
        <w:rPr>
          <w:b/>
          <w:bCs/>
        </w:rPr>
        <w:t>Revista Brasileira de Educação e Cultura</w:t>
      </w:r>
      <w:r w:rsidR="00DB4332" w:rsidRPr="006B3541">
        <w:rPr>
          <w:b/>
          <w:bCs/>
        </w:rPr>
        <w:t xml:space="preserve"> (</w:t>
      </w:r>
      <w:r w:rsidRPr="006B3541">
        <w:rPr>
          <w:b/>
          <w:bCs/>
        </w:rPr>
        <w:t>RBEC</w:t>
      </w:r>
      <w:r w:rsidR="00DB4332" w:rsidRPr="006B3541">
        <w:rPr>
          <w:b/>
          <w:bCs/>
        </w:rPr>
        <w:t>)</w:t>
      </w:r>
      <w:r w:rsidR="006B3541">
        <w:t>,</w:t>
      </w:r>
      <w:r w:rsidRPr="005A61AD">
        <w:t xml:space="preserve"> </w:t>
      </w:r>
      <w:r w:rsidR="00DB4332" w:rsidRPr="005A61AD">
        <w:t>v</w:t>
      </w:r>
      <w:r w:rsidRPr="005A61AD">
        <w:t>. 17, p. 25-45, 2018.</w:t>
      </w:r>
    </w:p>
    <w:p w14:paraId="0B0BBCB0" w14:textId="6B68F855" w:rsidR="000F0755" w:rsidRDefault="000F0755" w:rsidP="00D26A25">
      <w:pPr>
        <w:pStyle w:val="TF-REFERNCIASITEM0"/>
      </w:pPr>
      <w:r w:rsidRPr="00FB5754">
        <w:t xml:space="preserve">SANTOS, Jarles </w:t>
      </w:r>
      <w:r w:rsidR="00EF0860">
        <w:t>G.</w:t>
      </w:r>
      <w:r w:rsidR="00720993">
        <w:t xml:space="preserve"> et al</w:t>
      </w:r>
      <w:r w:rsidRPr="00FB5754">
        <w:t xml:space="preserve">. Educação na Faixa: um Jogo 2D para o Ensino da Educação Para o Trânsito. In: WORKSHOP DE INFORMÁTICA NA ESCOLA, 25., 2019, Brasília. </w:t>
      </w:r>
      <w:r w:rsidRPr="009E32F9">
        <w:rPr>
          <w:b/>
          <w:bCs/>
        </w:rPr>
        <w:t>Anais</w:t>
      </w:r>
      <w:r w:rsidRPr="00FB5754">
        <w:t xml:space="preserve"> [...]. Porto Alegre: Sociedade Brasileira de Computação, 2019. p. 763-772.</w:t>
      </w:r>
    </w:p>
    <w:p w14:paraId="6B0812ED" w14:textId="621D7812" w:rsidR="003F045F" w:rsidRDefault="003F045F" w:rsidP="00D26A25">
      <w:pPr>
        <w:pStyle w:val="TF-REFERNCIASITEM0"/>
      </w:pPr>
      <w:r w:rsidRPr="003F045F">
        <w:t xml:space="preserve">SILVA, John </w:t>
      </w:r>
      <w:r w:rsidR="00FC22BB">
        <w:t>W.</w:t>
      </w:r>
      <w:r w:rsidR="007D5936">
        <w:t xml:space="preserve"> da</w:t>
      </w:r>
      <w:r w:rsidR="009400A4">
        <w:t>.</w:t>
      </w:r>
      <w:r w:rsidRPr="003F045F">
        <w:t xml:space="preserve"> et al. Educa Trânsito</w:t>
      </w:r>
      <w:r w:rsidR="002E44A7">
        <w:t xml:space="preserve"> </w:t>
      </w:r>
      <w:r w:rsidRPr="003F045F">
        <w:t>–</w:t>
      </w:r>
      <w:r w:rsidR="002E44A7">
        <w:t xml:space="preserve"> </w:t>
      </w:r>
      <w:r w:rsidRPr="003F045F">
        <w:t xml:space="preserve">Um jogo de apoio à educação no trânsito. </w:t>
      </w:r>
      <w:r w:rsidR="002E44A7" w:rsidRPr="006B3541">
        <w:rPr>
          <w:b/>
          <w:bCs/>
        </w:rPr>
        <w:t>RENOTE</w:t>
      </w:r>
      <w:r w:rsidRPr="003F045F">
        <w:t xml:space="preserve">, </w:t>
      </w:r>
      <w:r w:rsidR="00F07B46">
        <w:t xml:space="preserve">Porto Alegre, </w:t>
      </w:r>
      <w:r w:rsidRPr="003F045F">
        <w:t>v. 12, n. 2, 2014.</w:t>
      </w:r>
    </w:p>
    <w:p w14:paraId="6B5022F7" w14:textId="7D76EBE8" w:rsidR="0023575F" w:rsidRDefault="000F0755" w:rsidP="0023575F">
      <w:pPr>
        <w:pStyle w:val="TF-REFERNCIASITEM0"/>
      </w:pPr>
      <w:bookmarkStart w:id="278" w:name="_Int_3wWgmUVO"/>
      <w:r>
        <w:t>ZEUWTS, Linus H</w:t>
      </w:r>
      <w:r w:rsidR="00FC22BB">
        <w:t xml:space="preserve">. </w:t>
      </w:r>
      <w:r>
        <w:t>R</w:t>
      </w:r>
      <w:r w:rsidR="00FC22BB">
        <w:t xml:space="preserve">. </w:t>
      </w:r>
      <w:r>
        <w:t>H</w:t>
      </w:r>
      <w:r w:rsidR="00FC22BB">
        <w:t>.</w:t>
      </w:r>
      <w:r>
        <w:t xml:space="preserve"> et al. </w:t>
      </w:r>
      <w:r w:rsidRPr="00712A01">
        <w:rPr>
          <w:lang w:val="en-US"/>
        </w:rPr>
        <w:t>Using an immersive virtual reality bicycle simulator to evaluate hazard detection and anticipation of overt and covert traffic situations in young bicyclists.</w:t>
      </w:r>
      <w:bookmarkEnd w:id="278"/>
      <w:r w:rsidRPr="00712A01">
        <w:rPr>
          <w:lang w:val="en-US"/>
        </w:rPr>
        <w:t xml:space="preserve"> </w:t>
      </w:r>
      <w:r w:rsidRPr="2F1B77C6">
        <w:rPr>
          <w:b/>
          <w:bCs/>
        </w:rPr>
        <w:t>Virtual Reality</w:t>
      </w:r>
      <w:r>
        <w:t>, p. 1-21, 202</w:t>
      </w:r>
      <w:r w:rsidR="004E7F04">
        <w:t>3</w:t>
      </w:r>
      <w:r>
        <w:t>.</w:t>
      </w:r>
    </w:p>
    <w:p w14:paraId="20F6F8B3" w14:textId="70D40B17" w:rsidR="00813372" w:rsidRDefault="00813372">
      <w:pPr>
        <w:keepNext w:val="0"/>
        <w:keepLines w:val="0"/>
        <w:rPr>
          <w:sz w:val="18"/>
          <w:szCs w:val="20"/>
        </w:rPr>
      </w:pPr>
      <w:r>
        <w:br w:type="page"/>
      </w:r>
    </w:p>
    <w:p w14:paraId="37055F52" w14:textId="77777777" w:rsidR="00813372" w:rsidRPr="00320BFA" w:rsidRDefault="00813372" w:rsidP="00813372">
      <w:pPr>
        <w:pStyle w:val="TF-xAvalTTULO"/>
      </w:pPr>
      <w:r w:rsidRPr="00320BFA">
        <w:lastRenderedPageBreak/>
        <w:t>FORMULÁRIO  DE  avaliação</w:t>
      </w:r>
      <w:r>
        <w:t xml:space="preserve"> BCC </w:t>
      </w:r>
      <w:r w:rsidRPr="00320BFA">
        <w:t xml:space="preserve">– PROFESSOR </w:t>
      </w:r>
      <w:r>
        <w:t>AVALIADOR – Pré-projeto</w:t>
      </w:r>
    </w:p>
    <w:p w14:paraId="642698C4" w14:textId="551B6FA7" w:rsidR="00813372" w:rsidRDefault="00813372" w:rsidP="00813372">
      <w:pPr>
        <w:pStyle w:val="TF-xAvalLINHA"/>
      </w:pPr>
      <w:r w:rsidRPr="00320BFA">
        <w:t>Avaliador(a):</w:t>
      </w:r>
      <w:r w:rsidRPr="00320BFA">
        <w:tab/>
      </w:r>
      <w:r w:rsidR="00635168" w:rsidRPr="00635168">
        <w:rPr>
          <w:b/>
          <w:bCs/>
        </w:rPr>
        <w:t>Simone Erbs da Costa</w:t>
      </w:r>
    </w:p>
    <w:p w14:paraId="37BF7816" w14:textId="77777777" w:rsidR="00813372" w:rsidRPr="00C767AD" w:rsidRDefault="00813372" w:rsidP="00813372">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48"/>
        <w:gridCol w:w="433"/>
        <w:gridCol w:w="537"/>
        <w:gridCol w:w="480"/>
      </w:tblGrid>
      <w:tr w:rsidR="00813372" w:rsidRPr="00320BFA" w14:paraId="46A80123" w14:textId="77777777" w:rsidTr="008E38BE">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476EB883" w14:textId="77777777" w:rsidR="00813372" w:rsidRPr="00320BFA" w:rsidRDefault="00813372" w:rsidP="008E38BE">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7DA94F3B" w14:textId="77777777" w:rsidR="00813372" w:rsidRPr="00320BFA" w:rsidRDefault="00813372" w:rsidP="008E38BE">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63517BE0" w14:textId="77777777" w:rsidR="00813372" w:rsidRPr="00320BFA" w:rsidRDefault="00813372" w:rsidP="008E38BE">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480A1A83" w14:textId="77777777" w:rsidR="00813372" w:rsidRPr="00320BFA" w:rsidRDefault="00813372" w:rsidP="008E38BE">
            <w:pPr>
              <w:pStyle w:val="TF-xAvalITEMTABELA"/>
            </w:pPr>
            <w:r w:rsidRPr="00320BFA">
              <w:t>não atende</w:t>
            </w:r>
          </w:p>
        </w:tc>
      </w:tr>
      <w:tr w:rsidR="00813372" w:rsidRPr="00320BFA" w14:paraId="6A164034" w14:textId="77777777" w:rsidTr="008E38BE">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3640649F" w14:textId="77777777" w:rsidR="00813372" w:rsidRPr="0000224C" w:rsidRDefault="00813372" w:rsidP="008E38BE">
            <w:pPr>
              <w:pStyle w:val="TF-xAvalITEMTABELA"/>
            </w:pPr>
            <w:r w:rsidRPr="00030341">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5F60F77C" w14:textId="77777777" w:rsidR="00813372" w:rsidRPr="00320BFA" w:rsidRDefault="00813372" w:rsidP="00813372">
            <w:pPr>
              <w:pStyle w:val="TF-xAvalITEM"/>
              <w:numPr>
                <w:ilvl w:val="0"/>
                <w:numId w:val="13"/>
              </w:numPr>
            </w:pPr>
            <w:r w:rsidRPr="00320BFA">
              <w:t>INTRODUÇÃO</w:t>
            </w:r>
          </w:p>
          <w:p w14:paraId="26033414" w14:textId="77777777" w:rsidR="00813372" w:rsidRPr="00320BFA" w:rsidRDefault="00813372" w:rsidP="008E38BE">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63F1A98C" w14:textId="4DB51583" w:rsidR="00813372" w:rsidRPr="00320BFA" w:rsidRDefault="00441D90" w:rsidP="008E38BE">
            <w:pPr>
              <w:keepNext w:val="0"/>
              <w:keepLines w:val="0"/>
              <w:ind w:left="709" w:hanging="709"/>
              <w:jc w:val="center"/>
              <w:rPr>
                <w:sz w:val="18"/>
              </w:rPr>
            </w:pPr>
            <w:ins w:id="279" w:author="Simone Erbs da Costa" w:date="2023-05-11T12:31:00Z">
              <w:r>
                <w:rPr>
                  <w:sz w:val="18"/>
                </w:rPr>
                <w:t>x</w:t>
              </w:r>
            </w:ins>
          </w:p>
        </w:tc>
        <w:tc>
          <w:tcPr>
            <w:tcW w:w="299" w:type="pct"/>
            <w:tcBorders>
              <w:top w:val="single" w:sz="12" w:space="0" w:color="auto"/>
              <w:left w:val="single" w:sz="4" w:space="0" w:color="auto"/>
              <w:bottom w:val="single" w:sz="4" w:space="0" w:color="auto"/>
              <w:right w:val="single" w:sz="4" w:space="0" w:color="auto"/>
            </w:tcBorders>
          </w:tcPr>
          <w:p w14:paraId="4902483C" w14:textId="52661FDC" w:rsidR="00813372" w:rsidRPr="00320BFA" w:rsidRDefault="00813372">
            <w:pPr>
              <w:keepNext w:val="0"/>
              <w:keepLines w:val="0"/>
              <w:ind w:left="709" w:hanging="709"/>
              <w:rPr>
                <w:sz w:val="18"/>
              </w:rPr>
              <w:pPrChange w:id="280" w:author="Simone Erbs da Costa" w:date="2023-05-11T12:26:00Z">
                <w:pPr>
                  <w:keepNext w:val="0"/>
                  <w:keepLines w:val="0"/>
                  <w:ind w:left="709" w:hanging="709"/>
                  <w:jc w:val="center"/>
                </w:pPr>
              </w:pPrChange>
            </w:pPr>
          </w:p>
        </w:tc>
        <w:tc>
          <w:tcPr>
            <w:tcW w:w="267" w:type="pct"/>
            <w:tcBorders>
              <w:top w:val="single" w:sz="12" w:space="0" w:color="auto"/>
              <w:left w:val="single" w:sz="4" w:space="0" w:color="auto"/>
              <w:bottom w:val="single" w:sz="4" w:space="0" w:color="auto"/>
              <w:right w:val="single" w:sz="12" w:space="0" w:color="auto"/>
            </w:tcBorders>
          </w:tcPr>
          <w:p w14:paraId="779A009B" w14:textId="77777777" w:rsidR="00813372" w:rsidRPr="00320BFA" w:rsidRDefault="00813372" w:rsidP="008E38BE">
            <w:pPr>
              <w:keepNext w:val="0"/>
              <w:keepLines w:val="0"/>
              <w:ind w:left="709" w:hanging="709"/>
              <w:jc w:val="center"/>
              <w:rPr>
                <w:sz w:val="18"/>
              </w:rPr>
            </w:pPr>
          </w:p>
        </w:tc>
      </w:tr>
      <w:tr w:rsidR="00813372" w:rsidRPr="00320BFA" w14:paraId="290687FC" w14:textId="77777777" w:rsidTr="008E38BE">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2A9FB81" w14:textId="77777777" w:rsidR="00813372" w:rsidRPr="00320BFA" w:rsidRDefault="00813372" w:rsidP="008E38B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E228449" w14:textId="77777777" w:rsidR="00813372" w:rsidRPr="00320BFA" w:rsidRDefault="00813372" w:rsidP="008E38BE">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0D39F19D" w14:textId="58493AAC" w:rsidR="00813372" w:rsidRPr="00320BFA" w:rsidRDefault="008B6D51" w:rsidP="008E38BE">
            <w:pPr>
              <w:keepNext w:val="0"/>
              <w:keepLines w:val="0"/>
              <w:ind w:left="709" w:hanging="709"/>
              <w:jc w:val="center"/>
              <w:rPr>
                <w:sz w:val="18"/>
              </w:rPr>
            </w:pPr>
            <w:ins w:id="281" w:author="Simone Erbs da Costa" w:date="2023-05-11T12:26: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02F6C8B7" w14:textId="77777777" w:rsidR="00813372" w:rsidRPr="00320BFA" w:rsidRDefault="00813372" w:rsidP="008E38BE">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07EBC31" w14:textId="77777777" w:rsidR="00813372" w:rsidRPr="00320BFA" w:rsidRDefault="00813372" w:rsidP="008E38BE">
            <w:pPr>
              <w:keepNext w:val="0"/>
              <w:keepLines w:val="0"/>
              <w:ind w:left="709" w:hanging="709"/>
              <w:jc w:val="center"/>
              <w:rPr>
                <w:sz w:val="18"/>
              </w:rPr>
            </w:pPr>
          </w:p>
        </w:tc>
      </w:tr>
      <w:tr w:rsidR="00813372" w:rsidRPr="00320BFA" w14:paraId="48624156" w14:textId="77777777" w:rsidTr="008E38BE">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A9B9367" w14:textId="77777777" w:rsidR="00813372" w:rsidRPr="00320BFA" w:rsidRDefault="00813372" w:rsidP="008E38B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D72D3D9" w14:textId="77777777" w:rsidR="00813372" w:rsidRPr="00320BFA" w:rsidRDefault="00813372" w:rsidP="00813372">
            <w:pPr>
              <w:pStyle w:val="TF-xAvalITEM"/>
              <w:numPr>
                <w:ilvl w:val="0"/>
                <w:numId w:val="12"/>
              </w:numPr>
            </w:pPr>
            <w:r w:rsidRPr="00320BFA">
              <w:t>OBJETIVOS</w:t>
            </w:r>
          </w:p>
          <w:p w14:paraId="7936085E" w14:textId="77777777" w:rsidR="00813372" w:rsidRPr="00320BFA" w:rsidRDefault="00813372" w:rsidP="008E38BE">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28EBE481" w14:textId="765BEBB8" w:rsidR="00813372" w:rsidRPr="00320BFA" w:rsidRDefault="008B6D51" w:rsidP="008E38BE">
            <w:pPr>
              <w:keepNext w:val="0"/>
              <w:keepLines w:val="0"/>
              <w:ind w:left="709" w:hanging="709"/>
              <w:jc w:val="center"/>
              <w:rPr>
                <w:sz w:val="18"/>
              </w:rPr>
            </w:pPr>
            <w:ins w:id="282" w:author="Simone Erbs da Costa" w:date="2023-05-11T12:26: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7CA9E122" w14:textId="77777777" w:rsidR="00813372" w:rsidRPr="00320BFA" w:rsidRDefault="00813372" w:rsidP="008E38BE">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C2EBF01" w14:textId="77777777" w:rsidR="00813372" w:rsidRPr="00320BFA" w:rsidRDefault="00813372" w:rsidP="008E38BE">
            <w:pPr>
              <w:keepNext w:val="0"/>
              <w:keepLines w:val="0"/>
              <w:ind w:left="709" w:hanging="709"/>
              <w:jc w:val="center"/>
              <w:rPr>
                <w:sz w:val="18"/>
              </w:rPr>
            </w:pPr>
          </w:p>
        </w:tc>
      </w:tr>
      <w:tr w:rsidR="00813372" w:rsidRPr="00320BFA" w14:paraId="5AB602C9" w14:textId="77777777" w:rsidTr="008E38BE">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C714E04" w14:textId="77777777" w:rsidR="00813372" w:rsidRPr="00320BFA" w:rsidRDefault="00813372" w:rsidP="008E38B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1CADE20" w14:textId="77777777" w:rsidR="00813372" w:rsidRPr="00320BFA" w:rsidRDefault="00813372" w:rsidP="008E38BE">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7EB83009" w14:textId="21F06C95" w:rsidR="00813372" w:rsidRPr="00320BFA" w:rsidRDefault="008B6D51" w:rsidP="008E38BE">
            <w:pPr>
              <w:keepNext w:val="0"/>
              <w:keepLines w:val="0"/>
              <w:ind w:left="709" w:hanging="709"/>
              <w:jc w:val="center"/>
              <w:rPr>
                <w:sz w:val="18"/>
              </w:rPr>
            </w:pPr>
            <w:ins w:id="283" w:author="Simone Erbs da Costa" w:date="2023-05-11T12:26: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7B17D53B" w14:textId="77777777" w:rsidR="00813372" w:rsidRPr="00320BFA" w:rsidRDefault="00813372" w:rsidP="008E38BE">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C5C4453" w14:textId="77777777" w:rsidR="00813372" w:rsidRPr="00320BFA" w:rsidRDefault="00813372" w:rsidP="008E38BE">
            <w:pPr>
              <w:keepNext w:val="0"/>
              <w:keepLines w:val="0"/>
              <w:ind w:left="709" w:hanging="709"/>
              <w:jc w:val="center"/>
              <w:rPr>
                <w:sz w:val="18"/>
              </w:rPr>
            </w:pPr>
          </w:p>
        </w:tc>
      </w:tr>
      <w:tr w:rsidR="00813372" w:rsidRPr="00320BFA" w14:paraId="652AA052" w14:textId="77777777" w:rsidTr="008E38BE">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395C2AC" w14:textId="77777777" w:rsidR="00813372" w:rsidRPr="00320BFA" w:rsidRDefault="00813372" w:rsidP="008E38B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359F84E" w14:textId="77777777" w:rsidR="00813372" w:rsidRPr="00320BFA" w:rsidRDefault="00813372" w:rsidP="00813372">
            <w:pPr>
              <w:pStyle w:val="TF-xAvalITEM"/>
              <w:numPr>
                <w:ilvl w:val="0"/>
                <w:numId w:val="12"/>
              </w:numPr>
            </w:pPr>
            <w:r w:rsidRPr="00320BFA">
              <w:t>TRABALHOS CORRELATOS</w:t>
            </w:r>
          </w:p>
          <w:p w14:paraId="5D97AE89" w14:textId="77777777" w:rsidR="00813372" w:rsidRPr="00320BFA" w:rsidRDefault="00813372" w:rsidP="008E38BE">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1F0FB4AF" w14:textId="7AE6C3AB" w:rsidR="00813372" w:rsidRPr="00320BFA" w:rsidRDefault="008B6D51" w:rsidP="008E38BE">
            <w:pPr>
              <w:keepNext w:val="0"/>
              <w:keepLines w:val="0"/>
              <w:ind w:left="709" w:hanging="709"/>
              <w:jc w:val="center"/>
              <w:rPr>
                <w:sz w:val="18"/>
              </w:rPr>
            </w:pPr>
            <w:ins w:id="284" w:author="Simone Erbs da Costa" w:date="2023-05-11T12:29: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38935B2B" w14:textId="77777777" w:rsidR="00813372" w:rsidRPr="00320BFA" w:rsidRDefault="00813372" w:rsidP="008E38BE">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81D3FF0" w14:textId="77777777" w:rsidR="00813372" w:rsidRPr="00320BFA" w:rsidRDefault="00813372" w:rsidP="008E38BE">
            <w:pPr>
              <w:keepNext w:val="0"/>
              <w:keepLines w:val="0"/>
              <w:ind w:left="709" w:hanging="709"/>
              <w:jc w:val="center"/>
              <w:rPr>
                <w:sz w:val="18"/>
              </w:rPr>
            </w:pPr>
          </w:p>
        </w:tc>
      </w:tr>
      <w:tr w:rsidR="00813372" w:rsidRPr="00320BFA" w14:paraId="4AF72E4C" w14:textId="77777777" w:rsidTr="008E38BE">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F55443B" w14:textId="77777777" w:rsidR="00813372" w:rsidRPr="00320BFA" w:rsidRDefault="00813372" w:rsidP="008E38B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527481F" w14:textId="77777777" w:rsidR="00813372" w:rsidRPr="00320BFA" w:rsidRDefault="00813372" w:rsidP="00813372">
            <w:pPr>
              <w:pStyle w:val="TF-xAvalITEM"/>
              <w:numPr>
                <w:ilvl w:val="0"/>
                <w:numId w:val="12"/>
              </w:numPr>
            </w:pPr>
            <w:r w:rsidRPr="00320BFA">
              <w:t>JUSTIFICATIVA</w:t>
            </w:r>
          </w:p>
          <w:p w14:paraId="7F06D268" w14:textId="77777777" w:rsidR="00813372" w:rsidRPr="00320BFA" w:rsidRDefault="00813372" w:rsidP="008E38BE">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43C2D771" w14:textId="21BF27EF" w:rsidR="00813372" w:rsidRPr="00320BFA" w:rsidRDefault="00441D90" w:rsidP="008E38BE">
            <w:pPr>
              <w:keepNext w:val="0"/>
              <w:keepLines w:val="0"/>
              <w:ind w:left="709" w:hanging="709"/>
              <w:jc w:val="center"/>
              <w:rPr>
                <w:sz w:val="18"/>
              </w:rPr>
            </w:pPr>
            <w:ins w:id="285" w:author="Simone Erbs da Costa" w:date="2023-05-11T12:30: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24CFE70A" w14:textId="77777777" w:rsidR="00813372" w:rsidRPr="00320BFA" w:rsidRDefault="00813372" w:rsidP="008E38BE">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6DF2E11" w14:textId="77777777" w:rsidR="00813372" w:rsidRPr="00320BFA" w:rsidRDefault="00813372" w:rsidP="008E38BE">
            <w:pPr>
              <w:keepNext w:val="0"/>
              <w:keepLines w:val="0"/>
              <w:ind w:left="709" w:hanging="709"/>
              <w:jc w:val="center"/>
              <w:rPr>
                <w:sz w:val="18"/>
              </w:rPr>
            </w:pPr>
          </w:p>
        </w:tc>
      </w:tr>
      <w:tr w:rsidR="00813372" w:rsidRPr="00320BFA" w14:paraId="52932A79" w14:textId="77777777" w:rsidTr="008E38BE">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7B7F793" w14:textId="77777777" w:rsidR="00813372" w:rsidRPr="00320BFA" w:rsidRDefault="00813372" w:rsidP="008E38B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7A16D56" w14:textId="77777777" w:rsidR="00813372" w:rsidRPr="00320BFA" w:rsidRDefault="00813372" w:rsidP="008E38BE">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46EC5927" w14:textId="77777777" w:rsidR="00813372" w:rsidRPr="00320BFA" w:rsidRDefault="00813372" w:rsidP="008E38BE">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74250FFF" w14:textId="77777777" w:rsidR="00813372" w:rsidRPr="00320BFA" w:rsidRDefault="00813372" w:rsidP="008E38BE">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CE399E1" w14:textId="77777777" w:rsidR="00813372" w:rsidRPr="00320BFA" w:rsidRDefault="00813372" w:rsidP="008E38BE">
            <w:pPr>
              <w:keepNext w:val="0"/>
              <w:keepLines w:val="0"/>
              <w:ind w:left="709" w:hanging="709"/>
              <w:jc w:val="center"/>
              <w:rPr>
                <w:sz w:val="18"/>
              </w:rPr>
            </w:pPr>
          </w:p>
        </w:tc>
      </w:tr>
      <w:tr w:rsidR="00813372" w:rsidRPr="00320BFA" w14:paraId="49F164EF" w14:textId="77777777" w:rsidTr="008E38BE">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2D146B6" w14:textId="77777777" w:rsidR="00813372" w:rsidRPr="00320BFA" w:rsidRDefault="00813372" w:rsidP="008E38B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1929D64" w14:textId="77777777" w:rsidR="00813372" w:rsidRPr="00320BFA" w:rsidRDefault="00813372" w:rsidP="008E38BE">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50ACE71C" w14:textId="77777777" w:rsidR="00813372" w:rsidRPr="00320BFA" w:rsidRDefault="00813372" w:rsidP="008E38BE">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142AF896" w14:textId="0B065868" w:rsidR="00813372" w:rsidRPr="00320BFA" w:rsidRDefault="00441D90" w:rsidP="008E38BE">
            <w:pPr>
              <w:keepNext w:val="0"/>
              <w:keepLines w:val="0"/>
              <w:ind w:left="709" w:hanging="709"/>
              <w:jc w:val="center"/>
              <w:rPr>
                <w:sz w:val="18"/>
              </w:rPr>
            </w:pPr>
            <w:ins w:id="286" w:author="Simone Erbs da Costa" w:date="2023-05-11T12:30: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4F8F5D0C" w14:textId="77777777" w:rsidR="00813372" w:rsidRPr="00320BFA" w:rsidRDefault="00813372" w:rsidP="008E38BE">
            <w:pPr>
              <w:keepNext w:val="0"/>
              <w:keepLines w:val="0"/>
              <w:ind w:left="709" w:hanging="709"/>
              <w:jc w:val="center"/>
              <w:rPr>
                <w:sz w:val="18"/>
              </w:rPr>
            </w:pPr>
          </w:p>
        </w:tc>
      </w:tr>
      <w:tr w:rsidR="00813372" w:rsidRPr="00320BFA" w14:paraId="052B7F21" w14:textId="77777777" w:rsidTr="008E38BE">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CB9FAEB" w14:textId="77777777" w:rsidR="00813372" w:rsidRPr="00320BFA" w:rsidRDefault="00813372" w:rsidP="008E38B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5DBD7E6" w14:textId="77777777" w:rsidR="00813372" w:rsidRPr="00320BFA" w:rsidRDefault="00813372" w:rsidP="00813372">
            <w:pPr>
              <w:pStyle w:val="TF-xAvalITEM"/>
              <w:numPr>
                <w:ilvl w:val="0"/>
                <w:numId w:val="12"/>
              </w:numPr>
            </w:pPr>
            <w:r w:rsidRPr="00320BFA">
              <w:t>REQUISITOS PRINCIPAIS DO PROBLEMA A SER TRABALHADO</w:t>
            </w:r>
          </w:p>
          <w:p w14:paraId="2DF653D2" w14:textId="77777777" w:rsidR="00813372" w:rsidRPr="00320BFA" w:rsidRDefault="00813372" w:rsidP="008E38BE">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5DFA5AC8" w14:textId="77777777" w:rsidR="00813372" w:rsidRPr="00320BFA" w:rsidRDefault="00813372" w:rsidP="008E38BE">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68798D09" w14:textId="57138E5B" w:rsidR="00813372" w:rsidRPr="00320BFA" w:rsidRDefault="00441D90" w:rsidP="008E38BE">
            <w:pPr>
              <w:keepNext w:val="0"/>
              <w:keepLines w:val="0"/>
              <w:ind w:left="709" w:hanging="709"/>
              <w:jc w:val="center"/>
              <w:rPr>
                <w:sz w:val="18"/>
              </w:rPr>
            </w:pPr>
            <w:ins w:id="287" w:author="Simone Erbs da Costa" w:date="2023-05-11T12:30: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1A247F11" w14:textId="77777777" w:rsidR="00813372" w:rsidRPr="00320BFA" w:rsidRDefault="00813372" w:rsidP="008E38BE">
            <w:pPr>
              <w:keepNext w:val="0"/>
              <w:keepLines w:val="0"/>
              <w:ind w:left="709" w:hanging="709"/>
              <w:jc w:val="center"/>
              <w:rPr>
                <w:sz w:val="18"/>
              </w:rPr>
            </w:pPr>
          </w:p>
        </w:tc>
      </w:tr>
      <w:tr w:rsidR="00813372" w:rsidRPr="00320BFA" w14:paraId="31A2A475" w14:textId="77777777" w:rsidTr="008E38BE">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0B8C131" w14:textId="77777777" w:rsidR="00813372" w:rsidRPr="00320BFA" w:rsidRDefault="00813372" w:rsidP="008E38B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AD87B72" w14:textId="77777777" w:rsidR="00813372" w:rsidRPr="00320BFA" w:rsidRDefault="00813372" w:rsidP="00813372">
            <w:pPr>
              <w:pStyle w:val="TF-xAvalITEM"/>
              <w:numPr>
                <w:ilvl w:val="0"/>
                <w:numId w:val="12"/>
              </w:numPr>
            </w:pPr>
            <w:r w:rsidRPr="00320BFA">
              <w:t>METODOLOGIA</w:t>
            </w:r>
          </w:p>
          <w:p w14:paraId="5E04ADFD" w14:textId="77777777" w:rsidR="00813372" w:rsidRPr="00320BFA" w:rsidRDefault="00813372" w:rsidP="008E38BE">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74939A33" w14:textId="5E412BF6" w:rsidR="00813372" w:rsidRPr="00320BFA" w:rsidRDefault="00441D90" w:rsidP="008E38BE">
            <w:pPr>
              <w:keepNext w:val="0"/>
              <w:keepLines w:val="0"/>
              <w:ind w:left="709" w:hanging="709"/>
              <w:jc w:val="center"/>
              <w:rPr>
                <w:sz w:val="18"/>
              </w:rPr>
            </w:pPr>
            <w:ins w:id="288" w:author="Simone Erbs da Costa" w:date="2023-05-11T12:30: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5D8F87D1" w14:textId="77777777" w:rsidR="00813372" w:rsidRPr="00320BFA" w:rsidRDefault="00813372" w:rsidP="008E38BE">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65A4F57" w14:textId="77777777" w:rsidR="00813372" w:rsidRPr="00320BFA" w:rsidRDefault="00813372" w:rsidP="008E38BE">
            <w:pPr>
              <w:keepNext w:val="0"/>
              <w:keepLines w:val="0"/>
              <w:ind w:left="709" w:hanging="709"/>
              <w:jc w:val="center"/>
              <w:rPr>
                <w:sz w:val="18"/>
              </w:rPr>
            </w:pPr>
          </w:p>
        </w:tc>
      </w:tr>
      <w:tr w:rsidR="00813372" w:rsidRPr="00320BFA" w14:paraId="0852B644" w14:textId="77777777" w:rsidTr="008E38BE">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78BECE7" w14:textId="77777777" w:rsidR="00813372" w:rsidRPr="00320BFA" w:rsidRDefault="00813372" w:rsidP="008E38B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E0C2FEF" w14:textId="77777777" w:rsidR="00813372" w:rsidRPr="00320BFA" w:rsidRDefault="00813372" w:rsidP="008E38BE">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1497D1BF" w14:textId="65D563D9" w:rsidR="00813372" w:rsidRPr="00320BFA" w:rsidRDefault="00441D90" w:rsidP="008E38BE">
            <w:pPr>
              <w:keepNext w:val="0"/>
              <w:keepLines w:val="0"/>
              <w:ind w:left="709" w:hanging="709"/>
              <w:jc w:val="center"/>
              <w:rPr>
                <w:sz w:val="18"/>
              </w:rPr>
            </w:pPr>
            <w:ins w:id="289" w:author="Simone Erbs da Costa" w:date="2023-05-11T12:30: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1F5651C6" w14:textId="77777777" w:rsidR="00813372" w:rsidRPr="00320BFA" w:rsidRDefault="00813372" w:rsidP="008E38BE">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D8BD40C" w14:textId="77777777" w:rsidR="00813372" w:rsidRPr="00320BFA" w:rsidRDefault="00813372" w:rsidP="008E38BE">
            <w:pPr>
              <w:keepNext w:val="0"/>
              <w:keepLines w:val="0"/>
              <w:ind w:left="709" w:hanging="709"/>
              <w:jc w:val="center"/>
              <w:rPr>
                <w:sz w:val="18"/>
              </w:rPr>
            </w:pPr>
          </w:p>
        </w:tc>
      </w:tr>
      <w:tr w:rsidR="00813372" w:rsidRPr="00320BFA" w14:paraId="0499ACC1" w14:textId="77777777" w:rsidTr="008E38BE">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8270360" w14:textId="77777777" w:rsidR="00813372" w:rsidRPr="00320BFA" w:rsidRDefault="00813372" w:rsidP="008E38B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BB96E50" w14:textId="77777777" w:rsidR="00813372" w:rsidRPr="00320BFA" w:rsidRDefault="00813372" w:rsidP="00813372">
            <w:pPr>
              <w:pStyle w:val="TF-xAvalITEM"/>
              <w:numPr>
                <w:ilvl w:val="0"/>
                <w:numId w:val="12"/>
              </w:numPr>
            </w:pPr>
            <w:r w:rsidRPr="00320BFA">
              <w:t>REVISÃO BIBLIOGRÁFICA</w:t>
            </w:r>
          </w:p>
          <w:p w14:paraId="53C9D73E" w14:textId="77777777" w:rsidR="00813372" w:rsidRPr="00320BFA" w:rsidRDefault="00813372" w:rsidP="008E38BE">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015339BF" w14:textId="77777777" w:rsidR="00813372" w:rsidRPr="00320BFA" w:rsidRDefault="00813372" w:rsidP="008E38BE">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70DB0E27" w14:textId="6F1DCF8E" w:rsidR="00813372" w:rsidRPr="00320BFA" w:rsidRDefault="00441D90" w:rsidP="008E38BE">
            <w:pPr>
              <w:keepNext w:val="0"/>
              <w:keepLines w:val="0"/>
              <w:ind w:left="709" w:hanging="709"/>
              <w:jc w:val="center"/>
              <w:rPr>
                <w:sz w:val="18"/>
              </w:rPr>
            </w:pPr>
            <w:ins w:id="290" w:author="Simone Erbs da Costa" w:date="2023-05-11T12:31: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1EBAF019" w14:textId="77777777" w:rsidR="00813372" w:rsidRPr="00320BFA" w:rsidRDefault="00813372" w:rsidP="008E38BE">
            <w:pPr>
              <w:keepNext w:val="0"/>
              <w:keepLines w:val="0"/>
              <w:ind w:left="709" w:hanging="709"/>
              <w:jc w:val="center"/>
              <w:rPr>
                <w:sz w:val="18"/>
              </w:rPr>
            </w:pPr>
          </w:p>
        </w:tc>
      </w:tr>
      <w:tr w:rsidR="00813372" w:rsidRPr="00320BFA" w14:paraId="3E392D38" w14:textId="77777777" w:rsidTr="008E38BE">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6850809" w14:textId="77777777" w:rsidR="00813372" w:rsidRPr="00320BFA" w:rsidRDefault="00813372" w:rsidP="008E38BE">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08920349" w14:textId="77777777" w:rsidR="00813372" w:rsidRPr="00320BFA" w:rsidRDefault="00813372" w:rsidP="008E38BE">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6494BBF8" w14:textId="77777777" w:rsidR="00813372" w:rsidRPr="00320BFA" w:rsidRDefault="00813372" w:rsidP="008E38BE">
            <w:pPr>
              <w:keepNext w:val="0"/>
              <w:keepLines w:val="0"/>
              <w:ind w:left="709" w:hanging="709"/>
              <w:jc w:val="center"/>
              <w:rPr>
                <w:sz w:val="18"/>
              </w:rPr>
            </w:pPr>
          </w:p>
        </w:tc>
        <w:tc>
          <w:tcPr>
            <w:tcW w:w="299" w:type="pct"/>
            <w:tcBorders>
              <w:top w:val="single" w:sz="4" w:space="0" w:color="auto"/>
              <w:left w:val="single" w:sz="4" w:space="0" w:color="auto"/>
              <w:bottom w:val="single" w:sz="12" w:space="0" w:color="auto"/>
              <w:right w:val="single" w:sz="4" w:space="0" w:color="auto"/>
            </w:tcBorders>
          </w:tcPr>
          <w:p w14:paraId="38FBF8A1" w14:textId="1C8C22AF" w:rsidR="00813372" w:rsidRPr="00320BFA" w:rsidRDefault="00441D90" w:rsidP="008E38BE">
            <w:pPr>
              <w:keepNext w:val="0"/>
              <w:keepLines w:val="0"/>
              <w:ind w:left="709" w:hanging="709"/>
              <w:jc w:val="center"/>
              <w:rPr>
                <w:sz w:val="18"/>
              </w:rPr>
            </w:pPr>
            <w:ins w:id="291" w:author="Simone Erbs da Costa" w:date="2023-05-11T12:30:00Z">
              <w:r>
                <w:rPr>
                  <w:sz w:val="18"/>
                </w:rPr>
                <w:t>x</w:t>
              </w:r>
            </w:ins>
          </w:p>
        </w:tc>
        <w:tc>
          <w:tcPr>
            <w:tcW w:w="267" w:type="pct"/>
            <w:tcBorders>
              <w:top w:val="single" w:sz="4" w:space="0" w:color="auto"/>
              <w:left w:val="single" w:sz="4" w:space="0" w:color="auto"/>
              <w:bottom w:val="single" w:sz="12" w:space="0" w:color="auto"/>
              <w:right w:val="single" w:sz="12" w:space="0" w:color="auto"/>
            </w:tcBorders>
          </w:tcPr>
          <w:p w14:paraId="357E02AB" w14:textId="77777777" w:rsidR="00813372" w:rsidRPr="00320BFA" w:rsidRDefault="00813372" w:rsidP="008E38BE">
            <w:pPr>
              <w:keepNext w:val="0"/>
              <w:keepLines w:val="0"/>
              <w:ind w:left="709" w:hanging="709"/>
              <w:jc w:val="center"/>
              <w:rPr>
                <w:sz w:val="18"/>
              </w:rPr>
            </w:pPr>
          </w:p>
        </w:tc>
      </w:tr>
      <w:tr w:rsidR="00813372" w:rsidRPr="00320BFA" w14:paraId="076DF967" w14:textId="77777777" w:rsidTr="008E38BE">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28881AE" w14:textId="77777777" w:rsidR="00813372" w:rsidRPr="0000224C" w:rsidRDefault="00813372" w:rsidP="008E38BE">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39E3BCDD" w14:textId="77777777" w:rsidR="00813372" w:rsidRPr="00320BFA" w:rsidRDefault="00813372" w:rsidP="00813372">
            <w:pPr>
              <w:pStyle w:val="TF-xAvalITEM"/>
              <w:numPr>
                <w:ilvl w:val="0"/>
                <w:numId w:val="12"/>
              </w:numPr>
            </w:pPr>
            <w:r w:rsidRPr="00320BFA">
              <w:t>LINGUAGEM USADA (redação)</w:t>
            </w:r>
          </w:p>
          <w:p w14:paraId="70D13D27" w14:textId="77777777" w:rsidR="00813372" w:rsidRPr="00320BFA" w:rsidRDefault="00813372" w:rsidP="008E38BE">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2623FD53" w14:textId="7BA83082" w:rsidR="00813372" w:rsidRPr="00320BFA" w:rsidRDefault="00441D90" w:rsidP="008E38BE">
            <w:pPr>
              <w:keepNext w:val="0"/>
              <w:keepLines w:val="0"/>
              <w:ind w:left="709" w:hanging="709"/>
              <w:jc w:val="center"/>
              <w:rPr>
                <w:sz w:val="18"/>
              </w:rPr>
            </w:pPr>
            <w:ins w:id="292" w:author="Simone Erbs da Costa" w:date="2023-05-11T12:30:00Z">
              <w:r>
                <w:rPr>
                  <w:sz w:val="18"/>
                </w:rPr>
                <w:t>x</w:t>
              </w:r>
            </w:ins>
          </w:p>
        </w:tc>
        <w:tc>
          <w:tcPr>
            <w:tcW w:w="299" w:type="pct"/>
            <w:tcBorders>
              <w:top w:val="single" w:sz="12" w:space="0" w:color="auto"/>
              <w:left w:val="single" w:sz="4" w:space="0" w:color="auto"/>
              <w:bottom w:val="single" w:sz="4" w:space="0" w:color="auto"/>
              <w:right w:val="single" w:sz="4" w:space="0" w:color="auto"/>
            </w:tcBorders>
          </w:tcPr>
          <w:p w14:paraId="4DBA323E" w14:textId="77777777" w:rsidR="00813372" w:rsidRPr="00320BFA" w:rsidRDefault="00813372" w:rsidP="008E38BE">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7B264D3C" w14:textId="77777777" w:rsidR="00813372" w:rsidRPr="00320BFA" w:rsidRDefault="00813372" w:rsidP="008E38BE">
            <w:pPr>
              <w:keepNext w:val="0"/>
              <w:keepLines w:val="0"/>
              <w:ind w:left="709" w:hanging="709"/>
              <w:jc w:val="center"/>
              <w:rPr>
                <w:sz w:val="18"/>
              </w:rPr>
            </w:pPr>
          </w:p>
        </w:tc>
      </w:tr>
      <w:tr w:rsidR="00813372" w:rsidRPr="00320BFA" w14:paraId="2A84D8FD" w14:textId="77777777" w:rsidTr="008E38BE">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105889C" w14:textId="77777777" w:rsidR="00813372" w:rsidRPr="00320BFA" w:rsidRDefault="00813372" w:rsidP="008E38BE">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6C56983E" w14:textId="77777777" w:rsidR="00813372" w:rsidRPr="00320BFA" w:rsidRDefault="00813372" w:rsidP="008E38BE">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511B7EFB" w14:textId="20A20DFE" w:rsidR="00813372" w:rsidRPr="00320BFA" w:rsidRDefault="00441D90" w:rsidP="008E38BE">
            <w:pPr>
              <w:keepNext w:val="0"/>
              <w:keepLines w:val="0"/>
              <w:ind w:left="709" w:hanging="709"/>
              <w:jc w:val="center"/>
              <w:rPr>
                <w:sz w:val="18"/>
              </w:rPr>
            </w:pPr>
            <w:ins w:id="293" w:author="Simone Erbs da Costa" w:date="2023-05-11T12:30:00Z">
              <w:r>
                <w:rPr>
                  <w:sz w:val="18"/>
                </w:rPr>
                <w:t>x</w:t>
              </w:r>
            </w:ins>
          </w:p>
        </w:tc>
        <w:tc>
          <w:tcPr>
            <w:tcW w:w="299" w:type="pct"/>
            <w:tcBorders>
              <w:top w:val="single" w:sz="4" w:space="0" w:color="auto"/>
              <w:left w:val="single" w:sz="4" w:space="0" w:color="auto"/>
              <w:bottom w:val="single" w:sz="12" w:space="0" w:color="auto"/>
              <w:right w:val="single" w:sz="4" w:space="0" w:color="auto"/>
            </w:tcBorders>
          </w:tcPr>
          <w:p w14:paraId="26E331C9" w14:textId="77777777" w:rsidR="00813372" w:rsidRPr="00320BFA" w:rsidRDefault="00813372" w:rsidP="008E38BE">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74F9B43F" w14:textId="77777777" w:rsidR="00813372" w:rsidRPr="00320BFA" w:rsidRDefault="00813372" w:rsidP="008E38BE">
            <w:pPr>
              <w:keepNext w:val="0"/>
              <w:keepLines w:val="0"/>
              <w:ind w:left="709" w:hanging="709"/>
              <w:jc w:val="center"/>
              <w:rPr>
                <w:sz w:val="18"/>
              </w:rPr>
            </w:pPr>
          </w:p>
        </w:tc>
      </w:tr>
    </w:tbl>
    <w:p w14:paraId="45851E61" w14:textId="48881C56" w:rsidR="00813372" w:rsidRDefault="00441D90" w:rsidP="00813372">
      <w:pPr>
        <w:pStyle w:val="TF-xAvalLINHA"/>
        <w:tabs>
          <w:tab w:val="left" w:leader="underscore" w:pos="6237"/>
        </w:tabs>
      </w:pPr>
      <w:ins w:id="294" w:author="Simone Erbs da Costa" w:date="2023-05-11T12:31:00Z">
        <w:r>
          <w:t>Obs: Alguns itens con</w:t>
        </w:r>
      </w:ins>
      <w:ins w:id="295" w:author="Simone Erbs da Costa" w:date="2023-05-11T12:32:00Z">
        <w:r>
          <w:t xml:space="preserve">stam como atende mas no texto foram indicados sugestões importantes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ins>
    </w:p>
    <w:p w14:paraId="11BA66C5" w14:textId="77777777" w:rsidR="00175195" w:rsidRPr="0023575F" w:rsidRDefault="00175195" w:rsidP="0023575F">
      <w:pPr>
        <w:pStyle w:val="TF-REFERNCIASITEM0"/>
      </w:pPr>
    </w:p>
    <w:sectPr w:rsidR="00175195" w:rsidRPr="0023575F" w:rsidSect="008A3072">
      <w:headerReference w:type="default" r:id="rId20"/>
      <w:footerReference w:type="even" r:id="rId21"/>
      <w:footerReference w:type="default" r:id="rId22"/>
      <w:headerReference w:type="first" r:id="rId23"/>
      <w:pgSz w:w="11901" w:h="16817" w:code="9"/>
      <w:pgMar w:top="1134"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Simone Erbs da Costa" w:date="2023-05-11T12:25:00Z" w:initials="SEdC">
    <w:p w14:paraId="137B13D8" w14:textId="77777777" w:rsidR="008B6D51" w:rsidRDefault="008B6D51" w:rsidP="00E102D4">
      <w:pPr>
        <w:pStyle w:val="Textodecomentrio"/>
      </w:pPr>
      <w:r>
        <w:rPr>
          <w:rStyle w:val="Refdecomentrio"/>
        </w:rPr>
        <w:annotationRef/>
      </w:r>
      <w:r>
        <w:t>Sua introdução está no caminho, só precisa trabalhar nela trazendo referências atuais, transformando as citações diretas, principalmente a longa, em citação indireta.</w:t>
      </w:r>
    </w:p>
  </w:comment>
  <w:comment w:id="12" w:author="Simone Erbs da Costa" w:date="2023-05-11T10:30:00Z" w:initials="SEdC">
    <w:p w14:paraId="43A320AC" w14:textId="494A95AF" w:rsidR="007F40A0" w:rsidRDefault="007F40A0" w:rsidP="00FD345A">
      <w:pPr>
        <w:pStyle w:val="Textodecomentrio"/>
      </w:pPr>
      <w:r>
        <w:rPr>
          <w:rStyle w:val="Refdecomentrio"/>
        </w:rPr>
        <w:annotationRef/>
      </w:r>
      <w:r>
        <w:t>Frase forte, sugiro fortemente que seja colocado uma referência</w:t>
      </w:r>
    </w:p>
  </w:comment>
  <w:comment w:id="15" w:author="Simone Erbs da Costa" w:date="2023-05-11T10:34:00Z" w:initials="SEdC">
    <w:p w14:paraId="3C96A4EC" w14:textId="77777777" w:rsidR="007F40A0" w:rsidRDefault="007F40A0" w:rsidP="00FE5630">
      <w:pPr>
        <w:pStyle w:val="Textodecomentrio"/>
      </w:pPr>
      <w:r>
        <w:rPr>
          <w:rStyle w:val="Refdecomentrio"/>
        </w:rPr>
        <w:annotationRef/>
      </w:r>
      <w:r>
        <w:t>Aqui tem dois pontos, o primeiro é que não se teve ter parágrafos de uma única frase como parágrafo contendo somente a frase "Uma das ...". O segundo ponto é referente o uso de citação direta. Elas somente são justificáveis quando se trata de leis, normas, decretos, assim como de alguma definição que não se queira perder "nada da frase". Em nenhum desses casos sua citação entra. Outro ponto é que na citação direta não existe reflexão por sua parte e por isso sempre é mais indicado fazer uso de citação idireta. Por fim a introdução é o local que contextualização o problema que queremos resolver e introduzirmos o leitor ao tema, por tanto não se aplica o uso de citação direta longa, por exemplo, que como explicado são indicadas para definições.</w:t>
      </w:r>
    </w:p>
  </w:comment>
  <w:comment w:id="17" w:author="Simone Erbs da Costa" w:date="2023-05-11T10:35:00Z" w:initials="SEdC">
    <w:p w14:paraId="38BFFED2" w14:textId="77777777" w:rsidR="007F40A0" w:rsidRDefault="007F40A0" w:rsidP="007735F1">
      <w:pPr>
        <w:pStyle w:val="Textodecomentrio"/>
      </w:pPr>
      <w:r>
        <w:rPr>
          <w:rStyle w:val="Refdecomentrio"/>
        </w:rPr>
        <w:annotationRef/>
      </w:r>
      <w:r>
        <w:t>Sempre junto do Júnior, Filho e Neto precisam constar junto o sobrenome.</w:t>
      </w:r>
    </w:p>
  </w:comment>
  <w:comment w:id="18" w:author="Simone Erbs da Costa" w:date="2023-05-11T10:36:00Z" w:initials="SEdC">
    <w:p w14:paraId="29D79B5C" w14:textId="77777777" w:rsidR="007F40A0" w:rsidRDefault="007F40A0">
      <w:pPr>
        <w:pStyle w:val="Textodecomentrio"/>
      </w:pPr>
      <w:r>
        <w:rPr>
          <w:rStyle w:val="Refdecomentrio"/>
        </w:rPr>
        <w:annotationRef/>
      </w:r>
      <w:r>
        <w:t>Incluir o autor dessa frase, incluindo a referência.</w:t>
      </w:r>
    </w:p>
    <w:p w14:paraId="4F6FD1BE" w14:textId="77777777" w:rsidR="007F40A0" w:rsidRDefault="007F40A0">
      <w:pPr>
        <w:pStyle w:val="Textodecomentrio"/>
      </w:pPr>
    </w:p>
    <w:p w14:paraId="0FFA20AF" w14:textId="77777777" w:rsidR="007F40A0" w:rsidRDefault="007F40A0" w:rsidP="00142DBF">
      <w:pPr>
        <w:pStyle w:val="Textodecomentrio"/>
      </w:pPr>
      <w:r>
        <w:t>Outro ponto que se precisa tomar cuidado é que os parágrafos precisam ser significativos para existirem, contendo de três a quatro frases.</w:t>
      </w:r>
    </w:p>
  </w:comment>
  <w:comment w:id="19" w:author="Simone Erbs da Costa" w:date="2023-05-11T10:39:00Z" w:initials="SEdC">
    <w:p w14:paraId="7C0F110D" w14:textId="77777777" w:rsidR="007F40A0" w:rsidRDefault="007F40A0" w:rsidP="006E24EE">
      <w:pPr>
        <w:pStyle w:val="Textodecomentrio"/>
      </w:pPr>
      <w:r>
        <w:rPr>
          <w:rStyle w:val="Refdecomentrio"/>
        </w:rPr>
        <w:annotationRef/>
      </w:r>
      <w:r>
        <w:t>Referência muita antiga, as referências devem ser as mais atuais possíveis. Em tecnologia se sugere utilizar de 2 a 3 anos, podendo utilizar ainda até 5 anos, mas não mais que isso. Caso for uma referência clássica, no mesmo parágrafo ou ainda na mesma frase, se deve ter uma referência atual.</w:t>
      </w:r>
    </w:p>
  </w:comment>
  <w:comment w:id="20" w:author="Simone Erbs da Costa" w:date="2023-05-11T10:37:00Z" w:initials="SEdC">
    <w:p w14:paraId="4A890850" w14:textId="43B412CC" w:rsidR="007F40A0" w:rsidRDefault="007F40A0" w:rsidP="000F6994">
      <w:pPr>
        <w:pStyle w:val="Textodecomentrio"/>
      </w:pPr>
      <w:r>
        <w:rPr>
          <w:rStyle w:val="Refdecomentrio"/>
        </w:rPr>
        <w:annotationRef/>
      </w:r>
      <w:r>
        <w:t>Cuidar com termos repetidos, sugiro alterar a frase.</w:t>
      </w:r>
    </w:p>
  </w:comment>
  <w:comment w:id="23" w:author="Simone Erbs da Costa" w:date="2023-05-11T10:39:00Z" w:initials="SEdC">
    <w:p w14:paraId="4656F29B" w14:textId="77777777" w:rsidR="007F40A0" w:rsidRDefault="007F40A0" w:rsidP="00B078E8">
      <w:pPr>
        <w:pStyle w:val="Textodecomentrio"/>
      </w:pPr>
      <w:r>
        <w:rPr>
          <w:rStyle w:val="Refdecomentrio"/>
        </w:rPr>
        <w:annotationRef/>
      </w:r>
      <w:r>
        <w:t>Referência muita antiga, as referências devem ser as mais atuais possíveis. Em tecnologia se sugere utilizar de 2 a 3 anos, podendo utilizar ainda até 5 anos, mas não mais que isso. Caso for uma referência clássica, no mesmo parágrafo ou ainda na mesma frase, se deve ter uma referência atual.</w:t>
      </w:r>
    </w:p>
  </w:comment>
  <w:comment w:id="24" w:author="Simone Erbs da Costa" w:date="2023-05-11T10:40:00Z" w:initials="SEdC">
    <w:p w14:paraId="530A490C" w14:textId="77777777" w:rsidR="00AC7BFE" w:rsidRDefault="00AC7BFE" w:rsidP="0039567D">
      <w:pPr>
        <w:pStyle w:val="Textodecomentrio"/>
      </w:pPr>
      <w:r>
        <w:rPr>
          <w:rStyle w:val="Refdecomentrio"/>
        </w:rPr>
        <w:annotationRef/>
      </w:r>
      <w:r>
        <w:t>Sugiro fortemente transforma em citação indireta e trazer uma referência atual.</w:t>
      </w:r>
    </w:p>
  </w:comment>
  <w:comment w:id="26" w:author="Simone Erbs da Costa" w:date="2023-05-11T10:39:00Z" w:initials="SEdC">
    <w:p w14:paraId="4D522863" w14:textId="4C537CC1" w:rsidR="007F40A0" w:rsidRDefault="007F40A0" w:rsidP="004B79C2">
      <w:pPr>
        <w:pStyle w:val="Textodecomentrio"/>
      </w:pPr>
      <w:r>
        <w:rPr>
          <w:rStyle w:val="Refdecomentrio"/>
        </w:rPr>
        <w:annotationRef/>
      </w:r>
      <w:r>
        <w:t>Referência muita antiga, as referências devem ser as mais atuais possíveis. Em tecnologia se sugere utilizar de 2 a 3 anos, podendo utilizar ainda até 5 anos, mas não mais que isso. Caso for uma referência clássica, no mesmo parágrafo ou ainda na mesma frase, se deve ter uma referência atual.</w:t>
      </w:r>
    </w:p>
  </w:comment>
  <w:comment w:id="32" w:author="Simone Erbs da Costa" w:date="2023-05-11T10:42:00Z" w:initials="SEdC">
    <w:p w14:paraId="02EC3618" w14:textId="77777777" w:rsidR="00AC7BFE" w:rsidRDefault="00AC7BFE" w:rsidP="000450B5">
      <w:pPr>
        <w:pStyle w:val="Textodecomentrio"/>
      </w:pPr>
      <w:r>
        <w:rPr>
          <w:rStyle w:val="Refdecomentrio"/>
        </w:rPr>
        <w:annotationRef/>
      </w:r>
      <w:r>
        <w:t xml:space="preserve">Desenvolver é objetivo técnico e não de pesquisa. Sugiro coloccar algo como disponibilizar </w:t>
      </w:r>
    </w:p>
  </w:comment>
  <w:comment w:id="34" w:author="Simone Erbs da Costa" w:date="2023-05-11T12:29:00Z" w:initials="SEdC">
    <w:p w14:paraId="634E99F8" w14:textId="77777777" w:rsidR="008B6D51" w:rsidRDefault="008B6D51" w:rsidP="003F3566">
      <w:pPr>
        <w:pStyle w:val="Textodecomentrio"/>
      </w:pPr>
      <w:r>
        <w:rPr>
          <w:rStyle w:val="Refdecomentrio"/>
        </w:rPr>
        <w:annotationRef/>
      </w:r>
      <w:r>
        <w:t>Para ficar claro que os correlatos tratam das funcionalidades/características apresentadas no quadro de comparação, sugiro que em cada um dos correlatos se inclua uma frase citando o que consta lá. Assim, o leitor consegue identificar as características e depois é colocado o detalhamento.</w:t>
      </w:r>
    </w:p>
  </w:comment>
  <w:comment w:id="35" w:author="Simone Erbs da Costa" w:date="2023-05-11T10:50:00Z" w:initials="SEdC">
    <w:p w14:paraId="4E4D61FF" w14:textId="178BB108" w:rsidR="007B3188" w:rsidRDefault="007B3188" w:rsidP="00334E82">
      <w:pPr>
        <w:pStyle w:val="Textodecomentrio"/>
      </w:pPr>
      <w:r>
        <w:rPr>
          <w:rStyle w:val="Refdecomentrio"/>
        </w:rPr>
        <w:annotationRef/>
      </w:r>
      <w:r>
        <w:t>Sempre que uma sigla for utilizada pela primeira vez, precisa constar primeiro o acrônimo e depois a sigla entre parênteses.</w:t>
      </w:r>
    </w:p>
  </w:comment>
  <w:comment w:id="36" w:author="Simone Erbs da Costa" w:date="2023-05-11T10:43:00Z" w:initials="SEdC">
    <w:p w14:paraId="47291ABF" w14:textId="071FA2B5" w:rsidR="00AC7BFE" w:rsidRDefault="00AC7BFE" w:rsidP="007C0728">
      <w:pPr>
        <w:pStyle w:val="Textodecomentrio"/>
      </w:pPr>
      <w:r>
        <w:rPr>
          <w:rStyle w:val="Refdecomentrio"/>
        </w:rPr>
        <w:annotationRef/>
      </w:r>
      <w:r>
        <w:rPr>
          <w:highlight w:val="yellow"/>
        </w:rPr>
        <w:t>Nome próprio, de tecnologia e termos constam em dicionário on-line não vão itálico. Verificar essas questões em todo seu texto.</w:t>
      </w:r>
    </w:p>
  </w:comment>
  <w:comment w:id="51" w:author="Simone Erbs da Costa" w:date="2023-05-11T10:48:00Z" w:initials="SEdC">
    <w:p w14:paraId="39463348" w14:textId="77777777" w:rsidR="00AC7BFE" w:rsidRDefault="00AC7BFE" w:rsidP="00E4419A">
      <w:pPr>
        <w:pStyle w:val="Textodecomentrio"/>
      </w:pPr>
      <w:r>
        <w:rPr>
          <w:rStyle w:val="Refdecomentrio"/>
        </w:rPr>
        <w:annotationRef/>
      </w:r>
      <w:r>
        <w:t>Rever essa parte, porque provavelmente a realidade de 2018 para cá já mudou. Eles já devem ter aprimorado ou abandonado o projeto. Precisa rever e reescrever.</w:t>
      </w:r>
    </w:p>
  </w:comment>
  <w:comment w:id="57" w:author="Simone Erbs da Costa" w:date="2023-05-11T10:49:00Z" w:initials="SEdC">
    <w:p w14:paraId="53572220" w14:textId="77777777" w:rsidR="00AC7BFE" w:rsidRDefault="00AC7BFE" w:rsidP="001667B7">
      <w:pPr>
        <w:pStyle w:val="Textodecomentrio"/>
      </w:pPr>
      <w:r>
        <w:rPr>
          <w:rStyle w:val="Refdecomentrio"/>
        </w:rPr>
        <w:annotationRef/>
      </w:r>
      <w:r>
        <w:t>Palavra bem forte, tomar cuidado.</w:t>
      </w:r>
    </w:p>
  </w:comment>
  <w:comment w:id="58" w:author="Simone Erbs da Costa" w:date="2023-05-11T10:50:00Z" w:initials="SEdC">
    <w:p w14:paraId="456CD7E9" w14:textId="77777777" w:rsidR="00AC7BFE" w:rsidRDefault="00AC7BFE" w:rsidP="00C64847">
      <w:pPr>
        <w:pStyle w:val="Textodecomentrio"/>
      </w:pPr>
      <w:r>
        <w:rPr>
          <w:rStyle w:val="Refdecomentrio"/>
        </w:rPr>
        <w:annotationRef/>
      </w:r>
      <w:r>
        <w:t>Sempre que uma sigla for utilizada pela primeira vez, precisa constar primeiro o acrônimo e depois a sigla entre parênteses.</w:t>
      </w:r>
    </w:p>
  </w:comment>
  <w:comment w:id="64" w:author="Simone Erbs da Costa" w:date="2023-05-11T10:53:00Z" w:initials="SEdC">
    <w:p w14:paraId="56A45D38" w14:textId="77777777" w:rsidR="007B3188" w:rsidRDefault="007B3188" w:rsidP="001D23DE">
      <w:pPr>
        <w:pStyle w:val="Textodecomentrio"/>
      </w:pPr>
      <w:r>
        <w:rPr>
          <w:rStyle w:val="Refdecomentrio"/>
        </w:rPr>
        <w:annotationRef/>
      </w:r>
      <w:r>
        <w:t>Frase muito longa, sugiro fortemente fazer duas frases.</w:t>
      </w:r>
    </w:p>
  </w:comment>
  <w:comment w:id="85" w:author="Simone Erbs da Costa" w:date="2023-05-11T10:56:00Z" w:initials="SEdC">
    <w:p w14:paraId="0CFC24CB" w14:textId="77777777" w:rsidR="007B3188" w:rsidRDefault="007B3188" w:rsidP="0027623B">
      <w:pPr>
        <w:pStyle w:val="Textodecomentrio"/>
      </w:pPr>
      <w:r>
        <w:rPr>
          <w:rStyle w:val="Refdecomentrio"/>
        </w:rPr>
        <w:annotationRef/>
      </w:r>
      <w:r>
        <w:t>Confuso, rever.</w:t>
      </w:r>
    </w:p>
  </w:comment>
  <w:comment w:id="88" w:author="Simone Erbs da Costa" w:date="2023-05-11T10:58:00Z" w:initials="SEdC">
    <w:p w14:paraId="4DB531BB" w14:textId="77777777" w:rsidR="007B3188" w:rsidRDefault="007B3188" w:rsidP="001807CA">
      <w:pPr>
        <w:pStyle w:val="Textodecomentrio"/>
      </w:pPr>
      <w:r>
        <w:rPr>
          <w:rStyle w:val="Refdecomentrio"/>
        </w:rPr>
        <w:annotationRef/>
      </w:r>
      <w:r>
        <w:t>Sugiro trazer essa parte que estava abaixo da figura para cá, pois o tema é o mesmo do parágrafo antes da figura.</w:t>
      </w:r>
    </w:p>
  </w:comment>
  <w:comment w:id="151" w:author="Simone Erbs da Costa" w:date="2023-05-11T11:01:00Z" w:initials="SEdC">
    <w:p w14:paraId="5463150C" w14:textId="77777777" w:rsidR="009666BD" w:rsidRDefault="009666BD" w:rsidP="000207E4">
      <w:pPr>
        <w:pStyle w:val="Textodecomentrio"/>
      </w:pPr>
      <w:r>
        <w:rPr>
          <w:rStyle w:val="Refdecomentrio"/>
        </w:rPr>
        <w:annotationRef/>
      </w:r>
      <w:r>
        <w:t>Isso foi em 2019, precisa colocar se for o caso como está atualmente. Rever essa parte</w:t>
      </w:r>
    </w:p>
  </w:comment>
  <w:comment w:id="170" w:author="Simone Erbs da Costa" w:date="2023-05-11T11:02:00Z" w:initials="SEdC">
    <w:p w14:paraId="14BE6A11" w14:textId="77777777" w:rsidR="009666BD" w:rsidRDefault="009666BD" w:rsidP="003C01A4">
      <w:pPr>
        <w:pStyle w:val="Textodecomentrio"/>
      </w:pPr>
      <w:r>
        <w:rPr>
          <w:rStyle w:val="Refdecomentrio"/>
        </w:rPr>
        <w:annotationRef/>
      </w:r>
      <w:r>
        <w:t>Sugiro fortemente que antes de colocar o quadro você pesquise informações que ajudem a justificar o seu trabalho, se apoiando nas referências. Após isso, deixar essa parte.</w:t>
      </w:r>
    </w:p>
  </w:comment>
  <w:comment w:id="243" w:author="Simone Erbs da Costa" w:date="2023-05-11T11:05:00Z" w:initials="SEdC">
    <w:p w14:paraId="76D5CC04" w14:textId="77777777" w:rsidR="009666BD" w:rsidRDefault="009666BD">
      <w:pPr>
        <w:pStyle w:val="Textodecomentrio"/>
      </w:pPr>
      <w:r>
        <w:rPr>
          <w:rStyle w:val="Refdecomentrio"/>
        </w:rPr>
        <w:annotationRef/>
      </w:r>
      <w:r>
        <w:t>Sugiro fazer a comparação pelos autores, já que um dos correlatos você faz pelos autores. Equalizar a forma de comparar.</w:t>
      </w:r>
    </w:p>
    <w:p w14:paraId="0300B955" w14:textId="77777777" w:rsidR="009666BD" w:rsidRDefault="009666BD">
      <w:pPr>
        <w:pStyle w:val="Textodecomentrio"/>
      </w:pPr>
    </w:p>
    <w:p w14:paraId="27E82D8E" w14:textId="77777777" w:rsidR="009666BD" w:rsidRDefault="009666BD" w:rsidP="00E66234">
      <w:pPr>
        <w:pStyle w:val="Textodecomentrio"/>
      </w:pPr>
      <w:r>
        <w:t>Isso vale para toda a comparação e não somente para esse parágrafo.</w:t>
      </w:r>
    </w:p>
  </w:comment>
  <w:comment w:id="248" w:author="Simone Erbs da Costa" w:date="2023-05-11T11:08:00Z" w:initials="SEdC">
    <w:p w14:paraId="64D11B22" w14:textId="77777777" w:rsidR="009666BD" w:rsidRDefault="009666BD">
      <w:pPr>
        <w:pStyle w:val="Textodecomentrio"/>
      </w:pPr>
      <w:r>
        <w:rPr>
          <w:rStyle w:val="Refdecomentrio"/>
        </w:rPr>
        <w:annotationRef/>
      </w:r>
      <w:r>
        <w:t xml:space="preserve">As contribuições podem ser exploradas, sendo separadas por sociais, científicas/acadêmicas e tecnológicas por exemplo. </w:t>
      </w:r>
    </w:p>
    <w:p w14:paraId="4298F7B7" w14:textId="77777777" w:rsidR="009666BD" w:rsidRDefault="009666BD" w:rsidP="00E21732">
      <w:pPr>
        <w:pStyle w:val="Textodecomentrio"/>
      </w:pPr>
      <w:r>
        <w:t>Ao colocar as contribuições dessa forma, elas poderiam ser em um novo parágrafo</w:t>
      </w:r>
    </w:p>
  </w:comment>
  <w:comment w:id="251" w:author="Simone Erbs da Costa" w:date="2023-05-11T12:27:00Z" w:initials="SEdC">
    <w:p w14:paraId="21AEC8B7" w14:textId="77777777" w:rsidR="008B6D51" w:rsidRDefault="008B6D51" w:rsidP="00820ABB">
      <w:pPr>
        <w:pStyle w:val="Textodecomentrio"/>
      </w:pPr>
      <w:r>
        <w:rPr>
          <w:rStyle w:val="Refdecomentrio"/>
        </w:rPr>
        <w:annotationRef/>
      </w:r>
      <w:r>
        <w:t>Essa parte precisa ser bem trabalhada, no meu entendimento não está ok, assim como precisa ser verificado se eles são suficientes para que os objetivos possam ser alcançados.</w:t>
      </w:r>
    </w:p>
  </w:comment>
  <w:comment w:id="253" w:author="Simone Erbs da Costa" w:date="2023-05-11T11:10:00Z" w:initials="SEdC">
    <w:p w14:paraId="2EB391AB" w14:textId="0D39F5E6" w:rsidR="003B37B4" w:rsidRDefault="009666BD">
      <w:pPr>
        <w:pStyle w:val="Textodecomentrio"/>
      </w:pPr>
      <w:r>
        <w:rPr>
          <w:rStyle w:val="Refdecomentrio"/>
        </w:rPr>
        <w:annotationRef/>
      </w:r>
      <w:r w:rsidR="003B37B4">
        <w:t>Para mim isso é requisito de usabilidade, dizendo respeito a ser um RNF</w:t>
      </w:r>
    </w:p>
    <w:p w14:paraId="39E81C8C" w14:textId="77777777" w:rsidR="003B37B4" w:rsidRDefault="003B37B4">
      <w:pPr>
        <w:pStyle w:val="Textodecomentrio"/>
      </w:pPr>
    </w:p>
    <w:p w14:paraId="189BEF05" w14:textId="77777777" w:rsidR="003B37B4" w:rsidRDefault="003B37B4">
      <w:pPr>
        <w:pStyle w:val="Textodecomentrio"/>
      </w:pPr>
      <w:r>
        <w:t>Você precisa pensar que RF são as funcionalidades que você irá desenvolver e os RNF são requisitos de qualidade que serão contempladas no desenvolvimento.</w:t>
      </w:r>
    </w:p>
    <w:p w14:paraId="312D4339" w14:textId="77777777" w:rsidR="003B37B4" w:rsidRDefault="003B37B4">
      <w:pPr>
        <w:pStyle w:val="Textodecomentrio"/>
      </w:pPr>
    </w:p>
    <w:p w14:paraId="3078A239" w14:textId="77777777" w:rsidR="003B37B4" w:rsidRDefault="003B37B4">
      <w:pPr>
        <w:pStyle w:val="Textodecomentrio"/>
      </w:pPr>
      <w:r>
        <w:t>Outro ponto, é rever se você tem RF aqui que deveria ser Regra de negócio.</w:t>
      </w:r>
    </w:p>
    <w:p w14:paraId="1EF4273F" w14:textId="77777777" w:rsidR="003B37B4" w:rsidRDefault="003B37B4">
      <w:pPr>
        <w:pStyle w:val="Textodecomentrio"/>
      </w:pPr>
    </w:p>
    <w:p w14:paraId="17925AC1" w14:textId="77777777" w:rsidR="003B37B4" w:rsidRDefault="003B37B4">
      <w:pPr>
        <w:pStyle w:val="Textodecomentrio"/>
      </w:pPr>
      <w:r>
        <w:t>Lembrar que uma RN pode se transformar em uma mais requisitos, tanto funcionais quanto não funcionais.</w:t>
      </w:r>
    </w:p>
    <w:p w14:paraId="64B060CC" w14:textId="77777777" w:rsidR="003B37B4" w:rsidRDefault="003B37B4">
      <w:pPr>
        <w:pStyle w:val="Textodecomentrio"/>
      </w:pPr>
    </w:p>
    <w:p w14:paraId="135B5B1F" w14:textId="77777777" w:rsidR="003B37B4" w:rsidRDefault="003B37B4" w:rsidP="009F0DC3">
      <w:pPr>
        <w:pStyle w:val="Textodecomentrio"/>
      </w:pPr>
      <w:r>
        <w:t>Sugiro fortemente rever todos os requisitos</w:t>
      </w:r>
    </w:p>
  </w:comment>
  <w:comment w:id="261" w:author="Simone Erbs da Costa" w:date="2023-05-11T11:15:00Z" w:initials="SEdC">
    <w:p w14:paraId="65065C21" w14:textId="77777777" w:rsidR="00825947" w:rsidRDefault="00825947" w:rsidP="00B20CF8">
      <w:pPr>
        <w:pStyle w:val="Textodecomentrio"/>
      </w:pPr>
      <w:r>
        <w:rPr>
          <w:rStyle w:val="Refdecomentrio"/>
        </w:rPr>
        <w:annotationRef/>
      </w:r>
      <w:r>
        <w:t>Cuidar com referências de mais de 5 anos</w:t>
      </w:r>
    </w:p>
  </w:comment>
  <w:comment w:id="262" w:author="Simone Erbs da Costa" w:date="2023-05-11T11:15:00Z" w:initials="SEdC">
    <w:p w14:paraId="09F22DE8" w14:textId="62124633" w:rsidR="00825947" w:rsidRDefault="00825947" w:rsidP="005D3DBA">
      <w:pPr>
        <w:pStyle w:val="Textodecomentrio"/>
      </w:pPr>
      <w:r>
        <w:rPr>
          <w:rStyle w:val="Refdecomentrio"/>
        </w:rPr>
        <w:annotationRef/>
      </w:r>
      <w:r>
        <w:t>Precisa incluir a referência dessa frase</w:t>
      </w:r>
    </w:p>
  </w:comment>
  <w:comment w:id="263" w:author="Simone Erbs da Costa" w:date="2023-05-11T12:19:00Z" w:initials="SEdC">
    <w:p w14:paraId="36AB8892" w14:textId="77777777" w:rsidR="008B6D51" w:rsidRDefault="008B6D51" w:rsidP="00322A5D">
      <w:pPr>
        <w:pStyle w:val="Textodecomentrio"/>
      </w:pPr>
      <w:r>
        <w:rPr>
          <w:rStyle w:val="Refdecomentrio"/>
        </w:rPr>
        <w:annotationRef/>
      </w:r>
      <w:r>
        <w:t>Precisa incluir a referência dessa frase</w:t>
      </w:r>
    </w:p>
  </w:comment>
  <w:comment w:id="264" w:author="Simone Erbs da Costa" w:date="2023-05-11T12:20:00Z" w:initials="SEdC">
    <w:p w14:paraId="5D28D1C1" w14:textId="77777777" w:rsidR="008B6D51" w:rsidRDefault="008B6D51" w:rsidP="00B45266">
      <w:pPr>
        <w:pStyle w:val="Textodecomentrio"/>
      </w:pPr>
      <w:r>
        <w:rPr>
          <w:rStyle w:val="Refdecomentrio"/>
        </w:rPr>
        <w:annotationRef/>
      </w:r>
      <w:r>
        <w:t>Referência muito antiga, ver a possibilidade de trocar por uma referência atual</w:t>
      </w:r>
    </w:p>
  </w:comment>
  <w:comment w:id="266" w:author="Simone Erbs da Costa" w:date="2023-05-11T12:21:00Z" w:initials="SEdC">
    <w:p w14:paraId="2E15CD7D" w14:textId="77777777" w:rsidR="008B6D51" w:rsidRDefault="008B6D51" w:rsidP="00F33020">
      <w:pPr>
        <w:pStyle w:val="Textodecomentrio"/>
      </w:pPr>
      <w:r>
        <w:rPr>
          <w:rStyle w:val="Refdecomentrio"/>
        </w:rPr>
        <w:annotationRef/>
      </w:r>
      <w:r>
        <w:t>Faltou indicar quem o sujeito da frase, ou seja, quem é capaz de contribuir</w:t>
      </w:r>
    </w:p>
  </w:comment>
  <w:comment w:id="265" w:author="Simone Erbs da Costa" w:date="2023-05-11T12:21:00Z" w:initials="SEdC">
    <w:p w14:paraId="6CDB3F77" w14:textId="77777777" w:rsidR="008B6D51" w:rsidRDefault="008B6D51" w:rsidP="001A1F37">
      <w:pPr>
        <w:pStyle w:val="Textodecomentrio"/>
      </w:pPr>
      <w:r>
        <w:rPr>
          <w:rStyle w:val="Refdecomentrio"/>
        </w:rPr>
        <w:annotationRef/>
      </w:r>
      <w:r>
        <w:t>Incluir a referência da frase</w:t>
      </w:r>
    </w:p>
  </w:comment>
  <w:comment w:id="267" w:author="Simone Erbs da Costa" w:date="2023-05-11T12:21:00Z" w:initials="SEdC">
    <w:p w14:paraId="3C947693" w14:textId="77777777" w:rsidR="008B6D51" w:rsidRDefault="008B6D51" w:rsidP="00761E63">
      <w:pPr>
        <w:pStyle w:val="Textodecomentrio"/>
      </w:pPr>
      <w:r>
        <w:rPr>
          <w:rStyle w:val="Refdecomentrio"/>
        </w:rPr>
        <w:annotationRef/>
      </w:r>
      <w:r>
        <w:t>Incluir a referência</w:t>
      </w:r>
    </w:p>
  </w:comment>
  <w:comment w:id="268" w:author="Simone Erbs da Costa" w:date="2023-05-11T12:22:00Z" w:initials="SEdC">
    <w:p w14:paraId="63141EBE" w14:textId="77777777" w:rsidR="008B6D51" w:rsidRDefault="008B6D51">
      <w:pPr>
        <w:pStyle w:val="Textodecomentrio"/>
      </w:pPr>
      <w:r>
        <w:rPr>
          <w:rStyle w:val="Refdecomentrio"/>
        </w:rPr>
        <w:annotationRef/>
      </w:r>
      <w:r>
        <w:t>Citação direta precisa constar a página.</w:t>
      </w:r>
    </w:p>
    <w:p w14:paraId="5FB20A75" w14:textId="77777777" w:rsidR="008B6D51" w:rsidRDefault="008B6D51" w:rsidP="003C22FC">
      <w:pPr>
        <w:pStyle w:val="Textodecomentrio"/>
      </w:pPr>
      <w:r>
        <w:t>Outro ponto é que a referência é muito antiga. Usar dos 5 últimos anos</w:t>
      </w:r>
    </w:p>
  </w:comment>
  <w:comment w:id="270" w:author="Simone Erbs da Costa" w:date="2023-05-11T12:22:00Z" w:initials="SEdC">
    <w:p w14:paraId="69E201A3" w14:textId="77777777" w:rsidR="008B6D51" w:rsidRDefault="008B6D51" w:rsidP="00BA2A32">
      <w:pPr>
        <w:pStyle w:val="Textodecomentrio"/>
      </w:pPr>
      <w:r>
        <w:rPr>
          <w:rStyle w:val="Refdecomentrio"/>
        </w:rPr>
        <w:annotationRef/>
      </w:r>
      <w:r>
        <w:t>Referência muito antiga Precisa trazer referências atuais</w:t>
      </w:r>
    </w:p>
  </w:comment>
  <w:comment w:id="271" w:author="Simone Erbs da Costa" w:date="2023-05-11T12:23:00Z" w:initials="SEdC">
    <w:p w14:paraId="506CB4D6" w14:textId="77777777" w:rsidR="008B6D51" w:rsidRDefault="008B6D51" w:rsidP="00697F60">
      <w:pPr>
        <w:pStyle w:val="Textodecomentrio"/>
      </w:pPr>
      <w:r>
        <w:rPr>
          <w:rStyle w:val="Refdecomentrio"/>
        </w:rPr>
        <w:annotationRef/>
      </w:r>
      <w:r>
        <w:t>Referência muito antiga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7B13D8" w15:done="0"/>
  <w15:commentEx w15:paraId="43A320AC" w15:done="0"/>
  <w15:commentEx w15:paraId="3C96A4EC" w15:done="0"/>
  <w15:commentEx w15:paraId="38BFFED2" w15:done="0"/>
  <w15:commentEx w15:paraId="0FFA20AF" w15:done="0"/>
  <w15:commentEx w15:paraId="7C0F110D" w15:done="0"/>
  <w15:commentEx w15:paraId="4A890850" w15:done="0"/>
  <w15:commentEx w15:paraId="4656F29B" w15:done="0"/>
  <w15:commentEx w15:paraId="530A490C" w15:done="0"/>
  <w15:commentEx w15:paraId="4D522863" w15:done="0"/>
  <w15:commentEx w15:paraId="02EC3618" w15:done="0"/>
  <w15:commentEx w15:paraId="634E99F8" w15:done="0"/>
  <w15:commentEx w15:paraId="4E4D61FF" w15:done="0"/>
  <w15:commentEx w15:paraId="47291ABF" w15:done="0"/>
  <w15:commentEx w15:paraId="39463348" w15:done="0"/>
  <w15:commentEx w15:paraId="53572220" w15:done="0"/>
  <w15:commentEx w15:paraId="456CD7E9" w15:done="0"/>
  <w15:commentEx w15:paraId="56A45D38" w15:done="0"/>
  <w15:commentEx w15:paraId="0CFC24CB" w15:done="0"/>
  <w15:commentEx w15:paraId="4DB531BB" w15:done="0"/>
  <w15:commentEx w15:paraId="5463150C" w15:done="0"/>
  <w15:commentEx w15:paraId="14BE6A11" w15:done="0"/>
  <w15:commentEx w15:paraId="27E82D8E" w15:done="0"/>
  <w15:commentEx w15:paraId="4298F7B7" w15:done="0"/>
  <w15:commentEx w15:paraId="21AEC8B7" w15:done="0"/>
  <w15:commentEx w15:paraId="135B5B1F" w15:done="0"/>
  <w15:commentEx w15:paraId="65065C21" w15:done="0"/>
  <w15:commentEx w15:paraId="09F22DE8" w15:done="0"/>
  <w15:commentEx w15:paraId="36AB8892" w15:done="0"/>
  <w15:commentEx w15:paraId="5D28D1C1" w15:done="0"/>
  <w15:commentEx w15:paraId="2E15CD7D" w15:done="0"/>
  <w15:commentEx w15:paraId="6CDB3F77" w15:done="0"/>
  <w15:commentEx w15:paraId="3C947693" w15:done="0"/>
  <w15:commentEx w15:paraId="5FB20A75" w15:done="0"/>
  <w15:commentEx w15:paraId="69E201A3" w15:done="0"/>
  <w15:commentEx w15:paraId="506CB4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75D4F" w16cex:dateUtc="2023-05-11T15:25:00Z"/>
  <w16cex:commentExtensible w16cex:durableId="2807424D" w16cex:dateUtc="2023-05-11T13:30:00Z"/>
  <w16cex:commentExtensible w16cex:durableId="28074339" w16cex:dateUtc="2023-05-11T13:34:00Z"/>
  <w16cex:commentExtensible w16cex:durableId="2807435C" w16cex:dateUtc="2023-05-11T13:35:00Z"/>
  <w16cex:commentExtensible w16cex:durableId="28074397" w16cex:dateUtc="2023-05-11T13:36:00Z"/>
  <w16cex:commentExtensible w16cex:durableId="2807445F" w16cex:dateUtc="2023-05-11T13:39:00Z"/>
  <w16cex:commentExtensible w16cex:durableId="280743CF" w16cex:dateUtc="2023-05-11T13:37:00Z"/>
  <w16cex:commentExtensible w16cex:durableId="28074466" w16cex:dateUtc="2023-05-11T13:39:00Z"/>
  <w16cex:commentExtensible w16cex:durableId="280744AF" w16cex:dateUtc="2023-05-11T13:40:00Z"/>
  <w16cex:commentExtensible w16cex:durableId="28074470" w16cex:dateUtc="2023-05-11T13:39:00Z"/>
  <w16cex:commentExtensible w16cex:durableId="28074515" w16cex:dateUtc="2023-05-11T13:42:00Z"/>
  <w16cex:commentExtensible w16cex:durableId="28075E2F" w16cex:dateUtc="2023-05-11T15:29:00Z"/>
  <w16cex:commentExtensible w16cex:durableId="280746F7" w16cex:dateUtc="2023-05-11T13:50:00Z"/>
  <w16cex:commentExtensible w16cex:durableId="2807456C" w16cex:dateUtc="2023-05-11T13:43:00Z"/>
  <w16cex:commentExtensible w16cex:durableId="28074668" w16cex:dateUtc="2023-05-11T13:48:00Z"/>
  <w16cex:commentExtensible w16cex:durableId="280746B6" w16cex:dateUtc="2023-05-11T13:49:00Z"/>
  <w16cex:commentExtensible w16cex:durableId="280746E6" w16cex:dateUtc="2023-05-11T13:50:00Z"/>
  <w16cex:commentExtensible w16cex:durableId="2807478E" w16cex:dateUtc="2023-05-11T13:53:00Z"/>
  <w16cex:commentExtensible w16cex:durableId="2807485A" w16cex:dateUtc="2023-05-11T13:56:00Z"/>
  <w16cex:commentExtensible w16cex:durableId="280748C1" w16cex:dateUtc="2023-05-11T13:58:00Z"/>
  <w16cex:commentExtensible w16cex:durableId="280749A3" w16cex:dateUtc="2023-05-11T14:01:00Z"/>
  <w16cex:commentExtensible w16cex:durableId="280749DC" w16cex:dateUtc="2023-05-11T14:02:00Z"/>
  <w16cex:commentExtensible w16cex:durableId="28074A7D" w16cex:dateUtc="2023-05-11T14:05:00Z"/>
  <w16cex:commentExtensible w16cex:durableId="28074B44" w16cex:dateUtc="2023-05-11T14:08:00Z"/>
  <w16cex:commentExtensible w16cex:durableId="28075DB5" w16cex:dateUtc="2023-05-11T15:27:00Z"/>
  <w16cex:commentExtensible w16cex:durableId="28074B99" w16cex:dateUtc="2023-05-11T14:10:00Z"/>
  <w16cex:commentExtensible w16cex:durableId="28074CED" w16cex:dateUtc="2023-05-11T14:15:00Z"/>
  <w16cex:commentExtensible w16cex:durableId="28074CD5" w16cex:dateUtc="2023-05-11T14:15:00Z"/>
  <w16cex:commentExtensible w16cex:durableId="28075BE5" w16cex:dateUtc="2023-05-11T15:19:00Z"/>
  <w16cex:commentExtensible w16cex:durableId="28075C08" w16cex:dateUtc="2023-05-11T15:20:00Z"/>
  <w16cex:commentExtensible w16cex:durableId="28075C2F" w16cex:dateUtc="2023-05-11T15:21:00Z"/>
  <w16cex:commentExtensible w16cex:durableId="28075C42" w16cex:dateUtc="2023-05-11T15:21:00Z"/>
  <w16cex:commentExtensible w16cex:durableId="28075C61" w16cex:dateUtc="2023-05-11T15:21:00Z"/>
  <w16cex:commentExtensible w16cex:durableId="28075C87" w16cex:dateUtc="2023-05-11T15:22:00Z"/>
  <w16cex:commentExtensible w16cex:durableId="28075CA2" w16cex:dateUtc="2023-05-11T15:22:00Z"/>
  <w16cex:commentExtensible w16cex:durableId="28075CDB" w16cex:dateUtc="2023-05-11T15: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7B13D8" w16cid:durableId="28075D4F"/>
  <w16cid:commentId w16cid:paraId="43A320AC" w16cid:durableId="2807424D"/>
  <w16cid:commentId w16cid:paraId="3C96A4EC" w16cid:durableId="28074339"/>
  <w16cid:commentId w16cid:paraId="38BFFED2" w16cid:durableId="2807435C"/>
  <w16cid:commentId w16cid:paraId="0FFA20AF" w16cid:durableId="28074397"/>
  <w16cid:commentId w16cid:paraId="7C0F110D" w16cid:durableId="2807445F"/>
  <w16cid:commentId w16cid:paraId="4A890850" w16cid:durableId="280743CF"/>
  <w16cid:commentId w16cid:paraId="4656F29B" w16cid:durableId="28074466"/>
  <w16cid:commentId w16cid:paraId="530A490C" w16cid:durableId="280744AF"/>
  <w16cid:commentId w16cid:paraId="4D522863" w16cid:durableId="28074470"/>
  <w16cid:commentId w16cid:paraId="02EC3618" w16cid:durableId="28074515"/>
  <w16cid:commentId w16cid:paraId="634E99F8" w16cid:durableId="28075E2F"/>
  <w16cid:commentId w16cid:paraId="4E4D61FF" w16cid:durableId="280746F7"/>
  <w16cid:commentId w16cid:paraId="47291ABF" w16cid:durableId="2807456C"/>
  <w16cid:commentId w16cid:paraId="39463348" w16cid:durableId="28074668"/>
  <w16cid:commentId w16cid:paraId="53572220" w16cid:durableId="280746B6"/>
  <w16cid:commentId w16cid:paraId="456CD7E9" w16cid:durableId="280746E6"/>
  <w16cid:commentId w16cid:paraId="56A45D38" w16cid:durableId="2807478E"/>
  <w16cid:commentId w16cid:paraId="0CFC24CB" w16cid:durableId="2807485A"/>
  <w16cid:commentId w16cid:paraId="4DB531BB" w16cid:durableId="280748C1"/>
  <w16cid:commentId w16cid:paraId="5463150C" w16cid:durableId="280749A3"/>
  <w16cid:commentId w16cid:paraId="14BE6A11" w16cid:durableId="280749DC"/>
  <w16cid:commentId w16cid:paraId="27E82D8E" w16cid:durableId="28074A7D"/>
  <w16cid:commentId w16cid:paraId="4298F7B7" w16cid:durableId="28074B44"/>
  <w16cid:commentId w16cid:paraId="21AEC8B7" w16cid:durableId="28075DB5"/>
  <w16cid:commentId w16cid:paraId="135B5B1F" w16cid:durableId="28074B99"/>
  <w16cid:commentId w16cid:paraId="65065C21" w16cid:durableId="28074CED"/>
  <w16cid:commentId w16cid:paraId="09F22DE8" w16cid:durableId="28074CD5"/>
  <w16cid:commentId w16cid:paraId="36AB8892" w16cid:durableId="28075BE5"/>
  <w16cid:commentId w16cid:paraId="5D28D1C1" w16cid:durableId="28075C08"/>
  <w16cid:commentId w16cid:paraId="2E15CD7D" w16cid:durableId="28075C2F"/>
  <w16cid:commentId w16cid:paraId="6CDB3F77" w16cid:durableId="28075C42"/>
  <w16cid:commentId w16cid:paraId="3C947693" w16cid:durableId="28075C61"/>
  <w16cid:commentId w16cid:paraId="5FB20A75" w16cid:durableId="28075C87"/>
  <w16cid:commentId w16cid:paraId="69E201A3" w16cid:durableId="28075CA2"/>
  <w16cid:commentId w16cid:paraId="506CB4D6" w16cid:durableId="28075C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3DF62" w14:textId="77777777" w:rsidR="00100469" w:rsidRDefault="00100469">
      <w:r>
        <w:separator/>
      </w:r>
    </w:p>
  </w:endnote>
  <w:endnote w:type="continuationSeparator" w:id="0">
    <w:p w14:paraId="095D9EBD" w14:textId="77777777" w:rsidR="00100469" w:rsidRDefault="00100469">
      <w:r>
        <w:continuationSeparator/>
      </w:r>
    </w:p>
  </w:endnote>
  <w:endnote w:type="continuationNotice" w:id="1">
    <w:p w14:paraId="6B68BC59" w14:textId="77777777" w:rsidR="00100469" w:rsidRDefault="001004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9D63" w14:textId="77777777" w:rsidR="00347AC5" w:rsidRDefault="00347AC5">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E1EB" w14:textId="77777777" w:rsidR="00347AC5" w:rsidRDefault="00347AC5">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5B98B" w14:textId="77777777" w:rsidR="00100469" w:rsidRDefault="00100469">
      <w:r>
        <w:separator/>
      </w:r>
    </w:p>
  </w:footnote>
  <w:footnote w:type="continuationSeparator" w:id="0">
    <w:p w14:paraId="0B096E3F" w14:textId="77777777" w:rsidR="00100469" w:rsidRDefault="00100469">
      <w:r>
        <w:continuationSeparator/>
      </w:r>
    </w:p>
  </w:footnote>
  <w:footnote w:type="continuationNotice" w:id="1">
    <w:p w14:paraId="6DA838A1" w14:textId="77777777" w:rsidR="00100469" w:rsidRDefault="0010046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20BB"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intelligence2.xml><?xml version="1.0" encoding="utf-8"?>
<int2:intelligence xmlns:int2="http://schemas.microsoft.com/office/intelligence/2020/intelligence" xmlns:oel="http://schemas.microsoft.com/office/2019/extlst">
  <int2:observations>
    <int2:bookmark int2:bookmarkName="_Int_3wWgmUVO" int2:invalidationBookmarkName="" int2:hashCode="v48hwQvJv2RlYk" int2:id="LMeLIuIn">
      <int2:extLst>
        <oel:ext uri="426473B9-03D8-482F-96C9-C2C85392BACA">
          <int2:similarityCritique int2:version="1" int2:context="ZEUWTS, Linus H. R. H. et al. Using an immersive virtual reality bicycle simulator to evaluate hazard detection and anticipation of overt and covert traffic situations in young bicyclists.">
            <int2:source int2:sourceType="Online" int2:sourceTitle="Using an immersive virtual reality bicycle simulator to evaluate hazard ..." int2:sourceUrl="https://www.semanticscholar.org/paper/Using-an-immersive-virtual-reality-bicycle-to-and-Zeuwts-Vanhuele/249e004e6c2423b5b3ba56fd018fb242ee185fa8" int2:sourceSnippet="@article{Zeuwts2023UsingAI, title={Using an immersive virtual reality bicycle simulator to evaluate hazard detection and anticipation of overt and covert traffic situations in young bicyclists}, author={Linus H. R. H. Zeuwts and Romy Vanhuele and Pieter Vansteenkiste and Frederik J. A. Deconinck and Matthieu Lenoir}, journal={Virtual Reality ...">
              <int2:suggestions int2:citationType="Inline">
                <int2:suggestion int2:citationStyle="Mla" int2:isIdentical="0">
                  <int2:citationText>(“Using an immersive virtual reality bicycle simulator to evaluate hazard ...”)</int2:citationText>
                </int2:suggestion>
                <int2:suggestion int2:citationStyle="Apa" int2:isIdentical="0">
                  <int2:citationText>(“Using an immersive virtual reality bicycle simulator to evaluate hazard ...”)</int2:citationText>
                </int2:suggestion>
                <int2:suggestion int2:citationStyle="Chicago" int2:isIdentical="0">
                  <int2:citationText>(“Using an immersive virtual reality bicycle simulator to evaluate hazard ...”)</int2:citationText>
                </int2:suggestion>
              </int2:suggestions>
              <int2:suggestions int2:citationType="Full">
                <int2:suggestion int2:citationStyle="Mla" int2:isIdentical="0">
                  <int2:citationText>&lt;i&gt;Using an immersive virtual reality bicycle simulator to evaluate hazard ...&lt;/i&gt;, https://www.semanticscholar.org/paper/Using-an-immersive-virtual-reality-bicycle-to-and-Zeuwts-Vanhuele/249e004e6c2423b5b3ba56fd018fb242ee185fa8.</int2:citationText>
                </int2:suggestion>
                <int2:suggestion int2:citationStyle="Apa" int2:isIdentical="0">
                  <int2:citationText>&lt;i&gt;Using an immersive virtual reality bicycle simulator to evaluate hazard ...&lt;/i&gt;. (n.d.). Retrieved from https://www.semanticscholar.org/paper/Using-an-immersive-virtual-reality-bicycle-to-and-Zeuwts-Vanhuele/249e004e6c2423b5b3ba56fd018fb242ee185fa8</int2:citationText>
                </int2:suggestion>
                <int2:suggestion int2:citationStyle="Chicago" int2:isIdentical="0">
                  <int2:citationText>“Using an immersive virtual reality bicycle simulator to evaluate hazard ...” n.d., https://www.semanticscholar.org/paper/Using-an-immersive-virtual-reality-bicycle-to-and-Zeuwts-Vanhuele/249e004e6c2423b5b3ba56fd018fb242ee185fa8.</int2:citationText>
                </int2:suggestion>
              </int2:suggestions>
            </int2:source>
            <int2:source int2:sourceType="Online" int2:sourceTitle="Using an immersive virtual reality bicycle simulator to evaluate haz" int2:sourceUrl="https://www.researcher-app.com/paper/13932414" int2:sourceSnippet="Using an immersive virtual reality bicycle simulator to evaluate hazard detection and anticipation of overt and covert traffic situations in young bicyclists. Linus H. R. H. Zeuwts, Romy Vanhuele, Pieter Vansteenkiste, Frederik J. A. Deconinck, Matthieu Lenoir.">
              <int2:suggestions int2:citationType="Inline">
                <int2:suggestion int2:citationStyle="Mla" int2:isIdentical="0">
                  <int2:citationText>(“Using an immersive virtual reality bicycle simulator to evaluate haz”)</int2:citationText>
                </int2:suggestion>
                <int2:suggestion int2:citationStyle="Apa" int2:isIdentical="0">
                  <int2:citationText>(“Using an immersive virtual reality bicycle simulator to evaluate haz”)</int2:citationText>
                </int2:suggestion>
                <int2:suggestion int2:citationStyle="Chicago" int2:isIdentical="0">
                  <int2:citationText>(“Using an immersive virtual reality bicycle simulator to evaluate haz”)</int2:citationText>
                </int2:suggestion>
              </int2:suggestions>
              <int2:suggestions int2:citationType="Full">
                <int2:suggestion int2:citationStyle="Mla" int2:isIdentical="0">
                  <int2:citationText>&lt;i&gt;Using an immersive virtual reality bicycle simulator to evaluate haz&lt;/i&gt;, https://www.researcher-app.com/paper/13932414.</int2:citationText>
                </int2:suggestion>
                <int2:suggestion int2:citationStyle="Apa" int2:isIdentical="0">
                  <int2:citationText>&lt;i&gt;Using an immersive virtual reality bicycle simulator to evaluate haz&lt;/i&gt;. (n.d.). Retrieved from https://www.researcher-app.com/paper/13932414</int2:citationText>
                </int2:suggestion>
                <int2:suggestion int2:citationStyle="Chicago" int2:isIdentical="0">
                  <int2:citationText>“Using an immersive virtual reality bicycle simulator to evaluate haz” n.d., https://www.researcher-app.com/paper/13932414.</int2:citationText>
                </int2:suggestion>
              </int2:suggestions>
            </int2:source>
          </int2:similarityCritique>
        </oel:ext>
      </int2:extLst>
    </int2:bookmark>
    <int2:bookmark int2:bookmarkName="_Int_zRo89OK7" int2:invalidationBookmarkName="" int2:hashCode="f5daPVL1pvWAmZ" int2:id="aYtMlgWH">
      <int2:extLst>
        <oel:ext uri="426473B9-03D8-482F-96C9-C2C85392BACA">
          <int2:similarityCritique int2:version="1" int2:context="Educação de trânsito: a necessidade premente de um trânsito mais altruísta.">
            <int2:source int2:sourceType="Online" int2:sourceTitle="Educação de trânsito: a necessidade premente de um trânsito mais altruísta" int2:sourceUrl="https://repositorio.animaeducacao.com.br/handle/ANIMA/12130" int2:sourceSnippet="Educação de trânsito - A necessidade premente de um trânsito mais altruista.pdf: Artigo científico Delcides Gomes de Araujo Junior: 591.4 kB: Adobe PDF: Visualizar/Abrir: Mostrar registro completo do item Visualizar estatísticas. Este item está licenciada sob uma Licença Creative Commons.">
              <int2:suggestions int2:citationType="Inline">
                <int2:suggestion int2:citationStyle="Mla" int2:isIdentical="0">
                  <int2:citationText>(“Educação de trânsito: a necessidade premente de um trânsito mais altruísta”)</int2:citationText>
                </int2:suggestion>
                <int2:suggestion int2:citationStyle="Apa" int2:isIdentical="0">
                  <int2:citationText>(“Educação de trânsito: a necessidade premente de um trânsito mais altruísta”)</int2:citationText>
                </int2:suggestion>
                <int2:suggestion int2:citationStyle="Chicago" int2:isIdentical="0">
                  <int2:citationText>(“Educação de trânsito: a necessidade premente de um trânsito mais altruísta”)</int2:citationText>
                </int2:suggestion>
              </int2:suggestions>
              <int2:suggestions int2:citationType="Full">
                <int2:suggestion int2:citationStyle="Mla" int2:isIdentical="0">
                  <int2:citationText>&lt;i&gt;Educação de trânsito: a necessidade premente de um trânsito mais altruísta&lt;/i&gt;, https://repositorio.animaeducacao.com.br/handle/ANIMA/12130.</int2:citationText>
                </int2:suggestion>
                <int2:suggestion int2:citationStyle="Apa" int2:isIdentical="0">
                  <int2:citationText>&lt;i&gt;Educação de trânsito: a necessidade premente de um trânsito mais altruísta&lt;/i&gt;. (n.d.). Retrieved from https://repositorio.animaeducacao.com.br/handle/ANIMA/12130</int2:citationText>
                </int2:suggestion>
                <int2:suggestion int2:citationStyle="Chicago" int2:isIdentical="0">
                  <int2:citationText>“Educação de trânsito: a necessidade premente de um trânsito mais altruísta” n.d., https://repositorio.animaeducacao.com.br/handle/ANIMA/12130.</int2:citationText>
                </int2:suggestion>
              </int2:suggestions>
            </int2:source>
            <int2:source int2:sourceType="Online" int2:sourceTitle="EDUCAÇÃO DE TRÂNSITO: A NECESSIDADE PREMENTE DE UM TRÂNSITO MAIS ..." int2:sourceUrl="https://repositorio.animaeducacao.com.br/bitstream/ANIMA/12130/1/Educa%C3%A7%C3%A3o%20de%20tr%C3%A2nsito%20-%20A%20necessidade%20premente%20de%20um%20tr%C3%A2nsito%20mais%20altruista.pdf" int2:sourceSnippet="EDUCAÇÃO DE TRÂNSITO: A NECESSIDADE PREMENTE DE UM TRÂNSITO MAIS ALTRUÍSTA 1 Delcides Gomes de Araujo Junior 2 Resumo: O presente estudo teve por escopo apresentar a necessidade premente de um trânsito mais altruísta, e que, para tanto, mediante atuação na área da educação, necessário se faz a">
              <int2:suggestions int2:citationType="Inline">
                <int2:suggestion int2:citationStyle="Mla" int2:isIdentical="0">
                  <int2:citationText>(“EDUCAÇÃO DE TRÂNSITO: A NECESSIDADE PREMENTE DE UM TRÂNSITO MAIS ...”)</int2:citationText>
                </int2:suggestion>
                <int2:suggestion int2:citationStyle="Apa" int2:isIdentical="0">
                  <int2:citationText>(“EDUCAÇÃO DE TRÂNSITO: A NECESSIDADE PREMENTE DE UM TRÂNSITO MAIS ...”)</int2:citationText>
                </int2:suggestion>
                <int2:suggestion int2:citationStyle="Chicago" int2:isIdentical="0">
                  <int2:citationText>(“EDUCAÇÃO DE TRÂNSITO: A NECESSIDADE PREMENTE DE UM TRÂNSITO MAIS ...”)</int2:citationText>
                </int2:suggestion>
              </int2:suggestions>
              <int2:suggestions int2:citationType="Full">
                <int2:suggestion int2:citationStyle="Mla" int2:isIdentical="0">
                  <int2:citationText>&lt;i&gt;EDUCAÇÃO DE TRÂNSITO: A NECESSIDADE PREMENTE DE UM TRÂNSITO MAIS ...&lt;/i&gt;, https://repositorio.animaeducacao.com.br/bitstream/ANIMA/12130/1/Educa%C3%A7%C3%A3o%20de%20tr%C3%A2nsito%20-%20A%20necessidade%20premente%20de%20um%20tr%C3%A2nsito%20mais%20altruista.pdf.</int2:citationText>
                </int2:suggestion>
                <int2:suggestion int2:citationStyle="Apa" int2:isIdentical="0">
                  <int2:citationText>&lt;i&gt;EDUCAÇÃO DE TRÂNSITO: A NECESSIDADE PREMENTE DE UM TRÂNSITO MAIS ...&lt;/i&gt;. (n.d.). Retrieved from https://repositorio.animaeducacao.com.br/bitstream/ANIMA/12130/1/Educa%C3%A7%C3%A3o%20de%20tr%C3%A2nsito%20-%20A%20necessidade%20premente%20de%20um%20tr%C3%A2nsito%20mais%20altruista.pdf</int2:citationText>
                </int2:suggestion>
                <int2:suggestion int2:citationStyle="Chicago" int2:isIdentical="0">
                  <int2:citationText>“EDUCAÇÃO DE TRÂNSITO: A NECESSIDADE PREMENTE DE UM TRÂNSITO MAIS ...” n.d., https://repositorio.animaeducacao.com.br/bitstream/ANIMA/12130/1/Educa%C3%A7%C3%A3o%20de%20tr%C3%A2nsito%20-%20A%20necessidade%20premente%20de%20um%20tr%C3%A2nsito%20mais%20altruista.pdf.</int2:citationText>
                </int2:suggestion>
              </int2:suggestions>
            </int2:source>
            <int2:source int2:sourceType="Online" int2:sourceTitle="EDUCAÇÃO DE TRÂNSITO: A NECESSIDADE PREMENTE DE UM TRÂNSITO MAIS ALTRUÍSTA" int2:sourceUrl="https://pt.linkedin.com/pulse/educa%C3%A7%C3%A3o-de-tr%C3%A2nsito-necessidade-premente-um-mais-altru%C3%ADsta-araujo" int2:sourceSnippet="EDUCAÇÃO DE TRÂNSITO: A NECESSIDADE PREMENTE DE UM TRÂNSITO MAIS ALTRUÍSTA1 . Delcides Gomes de Araujo Junior . Resumo: O presente estudo teve por escopo apresentar a necessidade premente de um trânsito mais altruísta, e que, para tanto, mediante atuação na área da educação, necessário se faz a disseminação através das entidades executivas municipais de trânsito acerca do ...">
              <int2:suggestions int2:citationType="Inline">
                <int2:suggestion int2:citationStyle="Mla" int2:isIdentical="0">
                  <int2:citationText>(“EDUCAÇÃO DE TRÂNSITO: A NECESSIDADE PREMENTE DE UM TRÂNSITO MAIS ALTRUÍSTA”)</int2:citationText>
                </int2:suggestion>
                <int2:suggestion int2:citationStyle="Apa" int2:isIdentical="0">
                  <int2:citationText>(“EDUCAÇÃO DE TRÂNSITO: A NECESSIDADE PREMENTE DE UM TRÂNSITO MAIS ALTRUÍSTA”)</int2:citationText>
                </int2:suggestion>
                <int2:suggestion int2:citationStyle="Chicago" int2:isIdentical="0">
                  <int2:citationText>(“EDUCAÇÃO DE TRÂNSITO: A NECESSIDADE PREMENTE DE UM TRÂNSITO MAIS ALTRUÍSTA”)</int2:citationText>
                </int2:suggestion>
              </int2:suggestions>
              <int2:suggestions int2:citationType="Full">
                <int2:suggestion int2:citationStyle="Mla" int2:isIdentical="0">
                  <int2:citationText>&lt;i&gt;EDUCAÇÃO DE TRÂNSITO: A NECESSIDADE PREMENTE DE UM TRÂNSITO MAIS ALTRUÍSTA&lt;/i&gt;, https://pt.linkedin.com/pulse/educa%C3%A7%C3%A3o-de-tr%C3%A2nsito-necessidade-premente-um-mais-altru%C3%ADsta-araujo.</int2:citationText>
                </int2:suggestion>
                <int2:suggestion int2:citationStyle="Apa" int2:isIdentical="0">
                  <int2:citationText>&lt;i&gt;EDUCAÇÃO DE TRÂNSITO: A NECESSIDADE PREMENTE DE UM TRÂNSITO MAIS ALTRUÍSTA&lt;/i&gt;. (n.d.). Retrieved from https://pt.linkedin.com/pulse/educa%C3%A7%C3%A3o-de-tr%C3%A2nsito-necessidade-premente-um-mais-altru%C3%ADsta-araujo</int2:citationText>
                </int2:suggestion>
                <int2:suggestion int2:citationStyle="Chicago" int2:isIdentical="0">
                  <int2:citationText>“EDUCAÇÃO DE TRÂNSITO: A NECESSIDADE PREMENTE DE UM TRÂNSITO MAIS ALTRUÍSTA” n.d., https://pt.linkedin.com/pulse/educa%C3%A7%C3%A3o-de-tr%C3%A2nsito-necessidade-premente-um-mais-altru%C3%ADsta-araujo.</int2:citationText>
                </int2:suggestion>
              </int2:suggestions>
            </int2:source>
          </int2:similarityCritique>
        </oel:ext>
      </int2:extLst>
    </int2:bookmark>
    <int2:bookmark int2:bookmarkName="_Int_ntNkdFi1" int2:invalidationBookmarkName="" int2:hashCode="aynR8R5sgBhx4P" int2:id="lFuGDYFp">
      <int2:extLst>
        <oel:ext uri="426473B9-03D8-482F-96C9-C2C85392BACA">
          <int2:similarityCritique int2:version="1" int2:context="Plano Global - Década de Ação pela segurança no trânsito 2021-2030.">
            <int2:source int2:sourceType="Online" int2:sourceTitle="PLANO GLOBAL - World Health Organization" int2:sourceUrl="https://cdn.who.int/media/docs/default-source/documents/health-topics/road-traffic-injuries/global-plan-for-the-doa-of-road-safety-2021-2030-pt.pdf?sfvrsn=65cf34c8_30&amp;download=true" int2:sourceSnippet="PLANO GLOBAL DÉCADA DE AÇÃO PELA SEGURANÇA NO TRÂNSITO 2021-2030 4, 43, 2 durante esse período EM PELO MENOS A Resolução 74/299 da Assembleia Geral da ONU declarou uma Década de Ação pela Segurança no Trânsito 2021-2030, com a meta de reduzir as mortes e lesões no trânsito">
              <int2:suggestions int2:citationType="Inline">
                <int2:suggestion int2:citationStyle="Mla" int2:isIdentical="0">
                  <int2:citationText>(“PLANO GLOBAL - World Health Organization”)</int2:citationText>
                </int2:suggestion>
                <int2:suggestion int2:citationStyle="Apa" int2:isIdentical="0">
                  <int2:citationText>(“PLANO GLOBAL - World Health Organization”)</int2:citationText>
                </int2:suggestion>
                <int2:suggestion int2:citationStyle="Chicago" int2:isIdentical="0">
                  <int2:citationText>(“PLANO GLOBAL - World Health Organization”)</int2:citationText>
                </int2:suggestion>
              </int2:suggestions>
              <int2:suggestions int2:citationType="Full">
                <int2:suggestion int2:citationStyle="Mla" int2:isIdentical="0">
                  <int2:citationText>&lt;i&gt;PLANO GLOBAL - World Health Organization&lt;/i&gt;, https://cdn.who.int/media/docs/default-source/documents/health-topics/road-traffic-injuries/global-plan-for-the-doa-of-road-safety-2021-2030-pt.pdf?sfvrsn=65cf34c8_30&amp;download=true.</int2:citationText>
                </int2:suggestion>
                <int2:suggestion int2:citationStyle="Apa" int2:isIdentical="0">
                  <int2:citationText>&lt;i&gt;PLANO GLOBAL - World Health Organization&lt;/i&gt;. (n.d.). Retrieved from https://cdn.who.int/media/docs/default-source/documents/health-topics/road-traffic-injuries/global-plan-for-the-doa-of-road-safety-2021-2030-pt.pdf?sfvrsn=65cf34c8_30&amp;download=true</int2:citationText>
                </int2:suggestion>
                <int2:suggestion int2:citationStyle="Chicago" int2:isIdentical="0">
                  <int2:citationText>“PLANO GLOBAL - World Health Organization” n.d., https://cdn.who.int/media/docs/default-source/documents/health-topics/road-traffic-injuries/global-plan-for-the-doa-of-road-safety-2021-2030-pt.pdf?sfvrsn=65cf34c8_30&amp;download=true.</int2:citationText>
                </int2:suggestion>
              </int2:suggestions>
            </int2:source>
            <int2:source int2:sourceType="Online" int2:sourceTitle="Plano de Ação Global Decada 2021 2030 | PDF | Tráfego - Scribd" int2:sourceUrl="https://pt.scribd.com/document/553651713/Plano-de-Ac-a-o-Global-Decada-2021-2030" int2:sourceSnippet="PLANO GLOBAL. DÉCADA DE AÇÃO PELA SEGURANÇA NO TRÂNSITO. 2021-2030. ff Este Plano Global foi desenvolvido pela Organiza-. ção Mundial da Saúde e pelas Comissões Regionais. das Nações Unidas, em cooperação com parceiros. na Colaboração das Nações pela Segurança no. Trânsito e outras partes interessadas, como um.">
              <int2:suggestions int2:citationType="Inline">
                <int2:suggestion int2:citationStyle="Mla" int2:isIdentical="0">
                  <int2:citationText>(“Plano de Ação Global Decada 2021 2030 | PDF | Tráfego - Scribd”)</int2:citationText>
                </int2:suggestion>
                <int2:suggestion int2:citationStyle="Apa" int2:isIdentical="0">
                  <int2:citationText>(“Plano de Ação Global Decada 2021 2030 | PDF | Tráfego - Scribd”)</int2:citationText>
                </int2:suggestion>
                <int2:suggestion int2:citationStyle="Chicago" int2:isIdentical="0">
                  <int2:citationText>(“Plano de Ação Global Decada 2021 2030 | PDF | Tráfego - Scribd”)</int2:citationText>
                </int2:suggestion>
              </int2:suggestions>
              <int2:suggestions int2:citationType="Full">
                <int2:suggestion int2:citationStyle="Mla" int2:isIdentical="0">
                  <int2:citationText>&lt;i&gt;Plano de Ação Global Decada 2021 2030 | PDF | Tráfego - Scribd&lt;/i&gt;, https://pt.scribd.com/document/553651713/Plano-de-Ac-a-o-Global-Decada-2021-2030.</int2:citationText>
                </int2:suggestion>
                <int2:suggestion int2:citationStyle="Apa" int2:isIdentical="0">
                  <int2:citationText>&lt;i&gt;Plano de Ação Global Decada 2021 2030 | PDF | Tráfego - Scribd&lt;/i&gt;. (n.d.). Retrieved from https://pt.scribd.com/document/553651713/Plano-de-Ac-a-o-Global-Decada-2021-2030</int2:citationText>
                </int2:suggestion>
                <int2:suggestion int2:citationStyle="Chicago" int2:isIdentical="0">
                  <int2:citationText>“Plano de Ação Global Decada 2021 2030 | PDF | Tráfego - Scribd” n.d., https://pt.scribd.com/document/553651713/Plano-de-Ac-a-o-Global-Decada-2021-2030.</int2:citationText>
                </int2:suggestion>
              </int2:suggestions>
            </int2:source>
          </int2:similarityCritique>
        </oel:ext>
      </int2:extLst>
    </int2:bookmark>
    <int2:bookmark int2:bookmarkName="_Int_NGDE7Esf" int2:invalidationBookmarkName="" int2:hashCode="+XnLRMV7u7n08U" int2:id="otH9634k">
      <int2:extLst>
        <oel:ext uri="426473B9-03D8-482F-96C9-C2C85392BACA">
          <int2:similarityCritique int2:version="1" int2:context="Learning by doing and learning through play: an exploration of interactivity in virtual environments for children.">
            <int2:source int2:sourceType="Online" int2:sourceTitle="Learning by doing and learning through play: an exploration of ..." int2:sourceUrl="https://dl.acm.org/doi/10.1145/973801.973818" int2:sourceSnippet="Learning by doing and learning through play: an exploration of interactivity in virtual environments for children. Author: Maria Roussou. University College London (UCL) University College London (UCL) View Profile. Authors Info &amp; Claims .">
              <int2:suggestions int2:citationType="Inline">
                <int2:suggestion int2:citationStyle="Mla" int2:isIdentical="1">
                  <int2:citationText>(“Learning by doing and learning through play: an exploration of ...”)</int2:citationText>
                </int2:suggestion>
                <int2:suggestion int2:citationStyle="Apa" int2:isIdentical="1">
                  <int2:citationText>(“Learning by doing and learning through play: an exploration of ...”)</int2:citationText>
                </int2:suggestion>
                <int2:suggestion int2:citationStyle="Chicago" int2:isIdentical="1">
                  <int2:citationText>(“Learning by doing and learning through play: an exploration of ...”)</int2:citationText>
                </int2:suggestion>
              </int2:suggestions>
              <int2:suggestions int2:citationType="Full">
                <int2:suggestion int2:citationStyle="Mla" int2:isIdentical="1">
                  <int2:citationText>&lt;i&gt;Learning by doing and learning through play: an exploration of ...&lt;/i&gt;, https://dl.acm.org/doi/10.1145/973801.973818.</int2:citationText>
                </int2:suggestion>
                <int2:suggestion int2:citationStyle="Apa" int2:isIdentical="1">
                  <int2:citationText>&lt;i&gt;Learning by doing and learning through play: an exploration of ...&lt;/i&gt;. (n.d.). Retrieved from https://dl.acm.org/doi/10.1145/973801.973818</int2:citationText>
                </int2:suggestion>
                <int2:suggestion int2:citationStyle="Chicago" int2:isIdentical="1">
                  <int2:citationText>“Learning by doing and learning through play: an exploration of ...” n.d., https://dl.acm.org/doi/10.1145/973801.973818.</int2:citationText>
                </int2:suggestion>
              </int2:suggestions>
            </int2:source>
            <int2:source int2:sourceType="Online" int2:sourceTitle="A Review of Using Virtual Reality for Learning | SpringerLink" int2:sourceUrl="https://link.springer.com/chapter/10.1007/978-3-540-69744-2_18" int2:sourceSnippet="Roussou, M.: Learning by doing and learning through play: An exploration of interactivity in virtual environments for children. Computers in Entertainment 2, 10–23 (2004) CrossRef Google Scholar Song, K.S., Lee, W.Y.: A virtual reality application for geometry classes.">
              <int2:suggestions int2:citationType="Inline">
                <int2:suggestion int2:citationStyle="Mla" int2:isIdentical="1">
                  <int2:citationText>(“A Review of Using Virtual Reality for Learning | SpringerLink”)</int2:citationText>
                </int2:suggestion>
                <int2:suggestion int2:citationStyle="Apa" int2:isIdentical="1">
                  <int2:citationText>(“A Review of Using Virtual Reality for Learning | SpringerLink”)</int2:citationText>
                </int2:suggestion>
                <int2:suggestion int2:citationStyle="Chicago" int2:isIdentical="1">
                  <int2:citationText>(“A Review of Using Virtual Reality for Learning | SpringerLink”)</int2:citationText>
                </int2:suggestion>
              </int2:suggestions>
              <int2:suggestions int2:citationType="Full">
                <int2:suggestion int2:citationStyle="Mla" int2:isIdentical="1">
                  <int2:citationText>&lt;i&gt;A Review of Using Virtual Reality for Learning | SpringerLink&lt;/i&gt;, https://link.springer.com/chapter/10.1007/978-3-540-69744-2_18.</int2:citationText>
                </int2:suggestion>
                <int2:suggestion int2:citationStyle="Apa" int2:isIdentical="1">
                  <int2:citationText>&lt;i&gt;A Review of Using Virtual Reality for Learning | SpringerLink&lt;/i&gt;. (n.d.). Retrieved from https://link.springer.com/chapter/10.1007/978-3-540-69744-2_18</int2:citationText>
                </int2:suggestion>
                <int2:suggestion int2:citationStyle="Chicago" int2:isIdentical="1">
                  <int2:citationText>“A Review of Using Virtual Reality for Learning | SpringerLink” n.d., https://link.springer.com/chapter/10.1007/978-3-540-69744-2_18.</int2:citationText>
                </int2:suggestion>
              </int2:suggestions>
            </int2:source>
            <int2:source int2:sourceType="Online" int2:sourceTitle="Virtual Reality Applications in Education | SpringerLink" int2:sourceUrl="https://link.springer.com/referenceworkentry/10.1007/978-3-319-08234-9_166-1" int2:sourceSnippet="Roussou, M.: Learning by doing and learning through play: an exploration of interactivity in virtual environments for children. Comput. Entertain. 2(1), 1–23 (2004) CrossRef Google Scholar Sala, N.M.: Virtual reality and education. In: Emerging Tools and Applications of Virtual Reality in Education, pp. 1–25.">
              <int2:suggestions int2:citationType="Inline">
                <int2:suggestion int2:citationStyle="Mla" int2:isIdentical="1">
                  <int2:citationText>(“Virtual Reality Applications in Education | SpringerLink”)</int2:citationText>
                </int2:suggestion>
                <int2:suggestion int2:citationStyle="Apa" int2:isIdentical="1">
                  <int2:citationText>(“Virtual Reality Applications in Education | SpringerLink”)</int2:citationText>
                </int2:suggestion>
                <int2:suggestion int2:citationStyle="Chicago" int2:isIdentical="1">
                  <int2:citationText>(“Virtual Reality Applications in Education | SpringerLink”)</int2:citationText>
                </int2:suggestion>
              </int2:suggestions>
              <int2:suggestions int2:citationType="Full">
                <int2:suggestion int2:citationStyle="Mla" int2:isIdentical="1">
                  <int2:citationText>&lt;i&gt;Virtual Reality Applications in Education | SpringerLink&lt;/i&gt;, https://link.springer.com/referenceworkentry/10.1007/978-3-319-08234-9_166-1.</int2:citationText>
                </int2:suggestion>
                <int2:suggestion int2:citationStyle="Apa" int2:isIdentical="1">
                  <int2:citationText>&lt;i&gt;Virtual Reality Applications in Education | SpringerLink&lt;/i&gt;. (n.d.). Retrieved from https://link.springer.com/referenceworkentry/10.1007/978-3-319-08234-9_166-1</int2:citationText>
                </int2:suggestion>
                <int2:suggestion int2:citationStyle="Chicago" int2:isIdentical="1">
                  <int2:citationText>“Virtual Reality Applications in Education | SpringerLink” n.d., https://link.springer.com/referenceworkentry/10.1007/978-3-319-08234-9_166-1.</int2:citationText>
                </int2:suggestion>
              </int2:suggestions>
            </int2:source>
          </int2:similarityCritique>
        </oel:ext>
      </int2:extLst>
    </int2:bookmark>
    <int2:entireDocument int2:id="xpRwsKuM">
      <int2:extLst>
        <oel:ext uri="E302BA01-7950-474C-9AD3-286E660C40A8">
          <int2:similaritySummary int2:version="1" int2:runId="1682183629337" int2:tilesCheckedInThisRun="205" int2:totalNumOfTiles="205" int2:similarityAnnotationCount="6" int2:numWords="4502" int2:numFlaggedWords="124"/>
        </oel:ext>
      </int2:extLst>
    </int2:entireDocument>
  </int2:observations>
  <int2:intelligenceSettings/>
  <int2:onDemandWorkflows>
    <int2:onDemandWorkflow int2:type="SimilarityCheck" int2:paragraphVersions="27F900D1-77777777 3D025371-55DBC4FC 1D47DDD6-76BC3335 0E3D8B3E-77777777 501BBF9A-77777777 0AA923EA-75156049 15D37EA2-581C9F52 401C6CA4-207652DB 280FBB0C-4AFE16FE 443E19F3-734A5AB5 419823B9-5F917078 0F2A300C-6F2B99A2 47F3C5AA-125811C4 7BE26674-1A06F2F3 5303D368-1F892360 675E1703-40C64D0E 5EFE7C4E-693E8055 4E3852D4-1AA8F653 6B05A15D-712C5EE2 3D03ECAA-2D384E24 49890288-65ED654C 6EFF9639-6B37A3AF 6B0A09B4-77777777 2B11AC37-74DBC5B1 3AFBACAA-6D9E2789 7A2681D7-659E6702 3076BF43-760F55BD 22F30732-37DB847E 21FE753B-2FFF20CB 63626493-1DC04A71 033A4BD0-6886F444 0288D922-6F5C5E63 5C3FFBDD-2B66F4CD 68A968FC-53F6E055 4108EF86-40D54123 334F28CE-6C00C368 22C9A192-2C70BD77 2437137E-134DF5E2 78CC2EB6-5975C7AA 59BE1A78-190DCC1C 1B8CF17F-1B14CBFA 5D665A10-6F592333 1A7F323B-587D0CEF 7877402B-040FB0B2 5118BF23-578C8C71 0AFFAEB7-77ACBBD0 11FDDD1F-06C1EB82 766B7A04-7B431A58 0EA6A303-56EC5CDB 496A4A02-72C9CF40 504DAD58-76DCCF0E 03C431A5-17144EBB 351C5A6D-48909A9A 119CF4E8-4936778F 6ED2E0E9-14562506 082723FF-1DB143BA 3BD556D0-135D0226 266C6863-4D385275 27ED6587-7DF49DDF 02439064-0728E70A 595CA211-4B6F274D 51C23E97-422695DF 185DE818-1B8D86F7 659DA7D3-24CED6E5 6C3C31F3-27D7C5EE 5C55317C-308BC83B 1479B412-540E3E3B 1BFDC2AD-68778DF4 712219CC-6498B9B0 444494BB-5EBA05D5 2FBE45AD-410E1151 3183B7C5-6C914D44 252DC3B4-4D608B89 67B9A0A3-56D8E752 5F18D231-3E6DED7C 56448CCC-0E345CA9 1EDA56A3-63482761 393A6D9A-04688AF5 305CE317-20DD9CA1 7680B568-6CF73A0E 42BC3EA2-0ED20E48 4ABB9D66-39F3A385 762ED067-5BA31ACC 7CFDEBE9-4AC4C1F9 34504A73-05B6C0D8 0744DA8C-25B0C8CA 5CBA3C78-1E1191AD 1AE10093-0847E3A4 44DFC837-273DA736 5810C464-3C280FF8 164B0513-7A8F3439 5FA22712-48DE4BAF 6AC1B8A6-04E2758C 24D5B3B7-1C78A75D 355C2D2D-04270734 5E915929-2733E385 09166738-05F0EB41 3B828358-24EF5CD8 18F5A30F-149BB6B4 381A0B1F-7C415C50 5A297DBA-7E7037DC 04C91DC5-50B5E317 38D1C772-21E27080 3287AFD6-201DF878 39B9F48B-77777777 3C9E4F2A-77777777 3433ACAA-3DC7FF6A 25B7474A-718106B7 3575B893-680675D9 62F25ABA-77777777 78305E65-685773D0 72A23E67-5A404A44 5540DD0B-77777777 346CD0EE-0402BC1F 4D97FD72-5751532F 5AE2E716-32EDBFDA 138D3B43-01CE1E7F 2C274505-4E8BE362 798F95D2-0B320AD8 1473A4A9-65B697DD 66E7B883-555A50A4 629E5946-4AF67145 6FD3AA8B-0323CF25 264287B7-1E3B2512 50EC2C27-3B58BF94 0F66C670-77EB0A5B 74D76A3C-1EF5D1C2 07137ECE-39D2B46A 65404E7E-143C0F92 6F10223E-3CF72D08 58FEA8FF-7DFB454A 3CA61DDF-0D2F84E3 6D688703-478CE6B5 5E107FDD-2FC07808 3A063234-15EF6320 1AC0C478-4A22947D 3D239ECB-7767411D 1A8F9496-52C45B84 1143F2DF-77A35BDA 76C90736-1A62CED6 788677F3-27ACAD5A 59B49A77-0E22F638 0096A45F-0481FFC9 2E2C7B86-1AD207EE 1DA0C77F-77777777 31E84560-57BD8B95 36BA4CD1-7033B21C 2421B8B5-51630812 3CB7B5DF-2753C3F7 0EBA346B-2BB6D936 18799A6E-0CEE92F0 0C263239-7F753085 30617A64-6C76DB23 2E8849AC-77777777 7104B146-19EBD2DC 78CD0A80-4B4871FC 15CE7E3F-5AA60906 79AD8C08-190C3C9D 3D7F289F-6D33A318 7894C2CB-0CC28503 1F0A8A02-7457FEFB 074C9B26-6EDDC689 5AF4DCD4-70E9AC83 0F391F2C-4CD2ECE8 28D2FFAC-09019F51 17848C1D-1E49AB23 2CF19069-0B3726D9 693E553B-77777777 3CAB30B2-6D1F602F 0E77F6BB-79F74C36 7A05CE7D-5C1657E3 73484B68-1F1446B7 709D3B5C-421F1E55 23661B82-037225DC 6D6C645A-555EB9BD 08ADAA32-46E30835 01558F06-1CE54658 4A5C9559-795D4FE5 5CDA4BB3-77777777 3D970B90-16A086FB 24719BEE-77777777 3577CCB5-446B672E 4FF50E06-1E61878F 0727E6F5-37D63E19 20D3F243-071F582B 7E01C316-2ACDD84C 14142D53-77777777 651B943B-77777777 6E12756C-77777777 552F8FD8-77777777 1CAE229E-77777777 5F72D65F-77777777 5396E595-77777777 5EF2749F-77777777 1670DC65-77777777 02C3C000-77777777 2AA9610C-77777777 017D9F91-359C3606 4B5F3366-77777777 1E43B2F7-77777777 263563AE-77777777 693DDBA8-77777777 0520A6E2-77777777 50AEE053-77777777 5FE0C125-77777777 4C5E7EFC-77777777 603A5B84-77777777 39D5CC37-77777777 09429F3F-7B6DDAD6 5BE3F1C7-77777777 52BF3A7B-77777777 0D335CB3-77777777 0677F49B-77777777 42EF8CEA-77777777 7AFDC618-77777777 74A585CB-77777777 0D0ABF59-77777777 705B83E2-77777777 01DF6B0B-77777777 4F6B51D7-300463EB 632F7534-77777777 2EB02C66-77777777 37A41D19-77777777 2DFD0BF8-77777777 5FC0F24C-77777777 081C3936-77777777 3DCB79CD-77777777 420C7541-77777777 72FB18E6-77777777 25F72B0A-77777777 62FE0C8A-4BFE51A5 47340158-77777777 3124666F-77777777 5C7A8584-77777777 636106F2-77777777 1C5464A2-77777777 6CA551D9-77777777 1D41D81D-77777777 020C81C4-77777777 34DAFCA4-77777777 501B0183-77777777 6B953714-2F26140E 566EFD9D-77777777 7B0459E8-77777777 70FA0C5E-77777777 43B9725A-77777777 3C64B871-77777777 7F04A768-77777777 7097313F-77777777 73493073-77777777 59D4A1A3-77777777 4D49DFC7-77777777 555D3F23-560CB88A 754BF21C-77777777 7D94188D-77777777 357EC725-77777777 5BAA9BE6-77777777 3B2BAF01-77777777 15E59B26-77777777 247DB5DB-77777777 05B65D1E-77777777 401EF11C-77777777 7E149543-77777777 52FFAA61-667307FD 35384021-77777777 4A00F340-77777777 2180C01C-77777777 6356AE30-77777777 0F65543D-77777777 3D5D51BF-77777777 4015DEF5-77777777 22173D4A-77777777 70970304-77777777 6C5BA710-77777777 68B4DD69-77777777 7D9EEAE5-77777777 09F1716D-0F66D16C 3C2C2F23-612DB6C4 6456678A-4E156453 32D55EFB-4AC8070F 6FEAE5C1-2D8D4F9C 50E6B7E8-77777777 3E2A0D95-77777777 3C33760D-41E5BA16 68FE9F11-4247AB08 6F6F9B0D-1D2C6A05 279C2501-4F59C44D 2C4464C4-591A40C9 56DA7F08-34F62782 174828DB-77777777 46540FF5-13F9CBDC 21F4FEE6-68A44C7C 4EE38FAD-5647DFC7 0B0BBCB0-6B68F855 6B0812ED-621D7812 6B5022F7-7D76EBE8 20F6F8B3-77777777 0D8620BB-77777777 3631B2AE-77777777 2BA09B2C-77777777 4B6DB848-77777777 776E9201-77777777 43DBE1EB-77777777 6576D15B-77777777 08C59D63-77777777 2033A4BA-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B856514E"/>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A0081E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4BD57F9B"/>
    <w:multiLevelType w:val="hybridMultilevel"/>
    <w:tmpl w:val="C3E01830"/>
    <w:lvl w:ilvl="0" w:tplc="CAD4B246">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6" w15:restartNumberingAfterBreak="0">
    <w:nsid w:val="6F350AE6"/>
    <w:multiLevelType w:val="hybridMultilevel"/>
    <w:tmpl w:val="AE9C3B90"/>
    <w:lvl w:ilvl="0" w:tplc="CAD4B246">
      <w:start w:val="1"/>
      <w:numFmt w:val="lowerLetter"/>
      <w:lvlText w:val="%1)"/>
      <w:lvlJc w:val="left"/>
      <w:pPr>
        <w:ind w:left="1720" w:hanging="360"/>
      </w:pPr>
      <w:rPr>
        <w:rFonts w:hint="default"/>
      </w:r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7"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8"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2"/>
  </w:num>
  <w:num w:numId="3" w16cid:durableId="1620797825">
    <w:abstractNumId w:val="2"/>
  </w:num>
  <w:num w:numId="4" w16cid:durableId="1176723425">
    <w:abstractNumId w:val="1"/>
  </w:num>
  <w:num w:numId="5" w16cid:durableId="3025818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2"/>
  </w:num>
  <w:num w:numId="8" w16cid:durableId="14897835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7"/>
  </w:num>
  <w:num w:numId="10" w16cid:durableId="250745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3"/>
  </w:num>
  <w:num w:numId="12" w16cid:durableId="1732073986">
    <w:abstractNumId w:val="5"/>
  </w:num>
  <w:num w:numId="13" w16cid:durableId="13899580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8"/>
  </w:num>
  <w:num w:numId="16" w16cid:durableId="67052266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8"/>
  </w:num>
  <w:num w:numId="18" w16cid:durableId="21469215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111001327">
    <w:abstractNumId w:val="4"/>
  </w:num>
  <w:num w:numId="21" w16cid:durableId="694117118">
    <w:abstractNumId w:val="6"/>
  </w:num>
  <w:num w:numId="22" w16cid:durableId="1725643106">
    <w:abstractNumId w:val="2"/>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e Erbs da Costa">
    <w15:presenceInfo w15:providerId="AD" w15:userId="S::secosta@furb.br::f62304b7-2205-4f4e-97d7-147b49a17d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6E55"/>
    <w:rsid w:val="00007AA8"/>
    <w:rsid w:val="00012922"/>
    <w:rsid w:val="0001507B"/>
    <w:rsid w:val="0001575C"/>
    <w:rsid w:val="000179B5"/>
    <w:rsid w:val="00017B62"/>
    <w:rsid w:val="00020125"/>
    <w:rsid w:val="000204E7"/>
    <w:rsid w:val="000206C5"/>
    <w:rsid w:val="00021E1B"/>
    <w:rsid w:val="00023FA0"/>
    <w:rsid w:val="0002602F"/>
    <w:rsid w:val="00026F01"/>
    <w:rsid w:val="0002733A"/>
    <w:rsid w:val="00030E4A"/>
    <w:rsid w:val="00031A27"/>
    <w:rsid w:val="00031EE0"/>
    <w:rsid w:val="000322EF"/>
    <w:rsid w:val="000348B7"/>
    <w:rsid w:val="00034E2D"/>
    <w:rsid w:val="00037B6C"/>
    <w:rsid w:val="00044738"/>
    <w:rsid w:val="0004641A"/>
    <w:rsid w:val="00047F30"/>
    <w:rsid w:val="0005047E"/>
    <w:rsid w:val="00051A77"/>
    <w:rsid w:val="00052A07"/>
    <w:rsid w:val="000533DA"/>
    <w:rsid w:val="0005457F"/>
    <w:rsid w:val="00055ADC"/>
    <w:rsid w:val="00056B3F"/>
    <w:rsid w:val="0005784E"/>
    <w:rsid w:val="000608E9"/>
    <w:rsid w:val="00061FEB"/>
    <w:rsid w:val="000659AB"/>
    <w:rsid w:val="000667DF"/>
    <w:rsid w:val="00070298"/>
    <w:rsid w:val="0007209B"/>
    <w:rsid w:val="00073AF5"/>
    <w:rsid w:val="00075792"/>
    <w:rsid w:val="00077161"/>
    <w:rsid w:val="00080F9C"/>
    <w:rsid w:val="00082C7A"/>
    <w:rsid w:val="0008579A"/>
    <w:rsid w:val="00085D52"/>
    <w:rsid w:val="00086AA8"/>
    <w:rsid w:val="0008732D"/>
    <w:rsid w:val="0009735C"/>
    <w:rsid w:val="000974B8"/>
    <w:rsid w:val="000A104C"/>
    <w:rsid w:val="000A19DE"/>
    <w:rsid w:val="000A3EAB"/>
    <w:rsid w:val="000A482F"/>
    <w:rsid w:val="000A574B"/>
    <w:rsid w:val="000A579D"/>
    <w:rsid w:val="000A7748"/>
    <w:rsid w:val="000B0057"/>
    <w:rsid w:val="000B12B2"/>
    <w:rsid w:val="000B3868"/>
    <w:rsid w:val="000C165C"/>
    <w:rsid w:val="000C1926"/>
    <w:rsid w:val="000C1A18"/>
    <w:rsid w:val="000C4DAF"/>
    <w:rsid w:val="000C648D"/>
    <w:rsid w:val="000D1228"/>
    <w:rsid w:val="000D1294"/>
    <w:rsid w:val="000D138D"/>
    <w:rsid w:val="000D1AF4"/>
    <w:rsid w:val="000D448A"/>
    <w:rsid w:val="000D77C2"/>
    <w:rsid w:val="000E039E"/>
    <w:rsid w:val="000E14E9"/>
    <w:rsid w:val="000E27F9"/>
    <w:rsid w:val="000E2986"/>
    <w:rsid w:val="000E2B1E"/>
    <w:rsid w:val="000E2CE1"/>
    <w:rsid w:val="000E311F"/>
    <w:rsid w:val="000E3A68"/>
    <w:rsid w:val="000E45E8"/>
    <w:rsid w:val="000E6623"/>
    <w:rsid w:val="000E6CE0"/>
    <w:rsid w:val="000F06AC"/>
    <w:rsid w:val="000F0755"/>
    <w:rsid w:val="000F0F3A"/>
    <w:rsid w:val="000F481E"/>
    <w:rsid w:val="000F77E3"/>
    <w:rsid w:val="00100469"/>
    <w:rsid w:val="00105217"/>
    <w:rsid w:val="00106FFF"/>
    <w:rsid w:val="00107729"/>
    <w:rsid w:val="00107B02"/>
    <w:rsid w:val="00107CAC"/>
    <w:rsid w:val="00107D0E"/>
    <w:rsid w:val="00110494"/>
    <w:rsid w:val="00110A1A"/>
    <w:rsid w:val="00112E79"/>
    <w:rsid w:val="0011363A"/>
    <w:rsid w:val="00113A3F"/>
    <w:rsid w:val="00114008"/>
    <w:rsid w:val="00114F50"/>
    <w:rsid w:val="001164FE"/>
    <w:rsid w:val="00120323"/>
    <w:rsid w:val="00121714"/>
    <w:rsid w:val="001248C6"/>
    <w:rsid w:val="00125084"/>
    <w:rsid w:val="00125277"/>
    <w:rsid w:val="001309FD"/>
    <w:rsid w:val="00132517"/>
    <w:rsid w:val="001354FC"/>
    <w:rsid w:val="001375F7"/>
    <w:rsid w:val="00141217"/>
    <w:rsid w:val="00142CCF"/>
    <w:rsid w:val="00150635"/>
    <w:rsid w:val="00154F8E"/>
    <w:rsid w:val="001554E9"/>
    <w:rsid w:val="00155620"/>
    <w:rsid w:val="00162BF1"/>
    <w:rsid w:val="00162D77"/>
    <w:rsid w:val="001639E7"/>
    <w:rsid w:val="00164F57"/>
    <w:rsid w:val="0016560C"/>
    <w:rsid w:val="0016596B"/>
    <w:rsid w:val="0016666C"/>
    <w:rsid w:val="00167735"/>
    <w:rsid w:val="00167E9A"/>
    <w:rsid w:val="00175195"/>
    <w:rsid w:val="0018189E"/>
    <w:rsid w:val="00183FDE"/>
    <w:rsid w:val="00186092"/>
    <w:rsid w:val="00193A97"/>
    <w:rsid w:val="001948BE"/>
    <w:rsid w:val="00195399"/>
    <w:rsid w:val="0019547B"/>
    <w:rsid w:val="00195C15"/>
    <w:rsid w:val="001A05BA"/>
    <w:rsid w:val="001A12CE"/>
    <w:rsid w:val="001A58E4"/>
    <w:rsid w:val="001A6292"/>
    <w:rsid w:val="001A7511"/>
    <w:rsid w:val="001B0B70"/>
    <w:rsid w:val="001B21F2"/>
    <w:rsid w:val="001B2E29"/>
    <w:rsid w:val="001B2F1E"/>
    <w:rsid w:val="001C09FD"/>
    <w:rsid w:val="001C1E1E"/>
    <w:rsid w:val="001C23AB"/>
    <w:rsid w:val="001C25EC"/>
    <w:rsid w:val="001C33B0"/>
    <w:rsid w:val="001C3ABD"/>
    <w:rsid w:val="001C57E6"/>
    <w:rsid w:val="001C5CBB"/>
    <w:rsid w:val="001C62C3"/>
    <w:rsid w:val="001D076F"/>
    <w:rsid w:val="001D0D7B"/>
    <w:rsid w:val="001D10C2"/>
    <w:rsid w:val="001D465C"/>
    <w:rsid w:val="001D51B5"/>
    <w:rsid w:val="001D6234"/>
    <w:rsid w:val="001E0832"/>
    <w:rsid w:val="001E0DE4"/>
    <w:rsid w:val="001E3C73"/>
    <w:rsid w:val="001E4BB9"/>
    <w:rsid w:val="001E646A"/>
    <w:rsid w:val="001E682E"/>
    <w:rsid w:val="001F007F"/>
    <w:rsid w:val="001F051E"/>
    <w:rsid w:val="001F0D36"/>
    <w:rsid w:val="001F4D76"/>
    <w:rsid w:val="002004CC"/>
    <w:rsid w:val="002021F8"/>
    <w:rsid w:val="00202F3F"/>
    <w:rsid w:val="00203CDF"/>
    <w:rsid w:val="00204931"/>
    <w:rsid w:val="00205757"/>
    <w:rsid w:val="002109BC"/>
    <w:rsid w:val="002123E2"/>
    <w:rsid w:val="00212E22"/>
    <w:rsid w:val="00214CDD"/>
    <w:rsid w:val="00216542"/>
    <w:rsid w:val="0022215D"/>
    <w:rsid w:val="00222ADE"/>
    <w:rsid w:val="00224BB2"/>
    <w:rsid w:val="00232DE5"/>
    <w:rsid w:val="00235240"/>
    <w:rsid w:val="0023575F"/>
    <w:rsid w:val="002368FD"/>
    <w:rsid w:val="002370E8"/>
    <w:rsid w:val="00240718"/>
    <w:rsid w:val="002408D0"/>
    <w:rsid w:val="0024110F"/>
    <w:rsid w:val="002423AB"/>
    <w:rsid w:val="002440B0"/>
    <w:rsid w:val="00245F33"/>
    <w:rsid w:val="0024632F"/>
    <w:rsid w:val="002465FD"/>
    <w:rsid w:val="00251D4E"/>
    <w:rsid w:val="00252E63"/>
    <w:rsid w:val="002534FA"/>
    <w:rsid w:val="00253B0E"/>
    <w:rsid w:val="0025685C"/>
    <w:rsid w:val="00257753"/>
    <w:rsid w:val="00257E82"/>
    <w:rsid w:val="002603E0"/>
    <w:rsid w:val="0026307C"/>
    <w:rsid w:val="00271235"/>
    <w:rsid w:val="00272A09"/>
    <w:rsid w:val="00273C89"/>
    <w:rsid w:val="002769CC"/>
    <w:rsid w:val="00276E8F"/>
    <w:rsid w:val="0027792D"/>
    <w:rsid w:val="00281EBC"/>
    <w:rsid w:val="00282723"/>
    <w:rsid w:val="00282788"/>
    <w:rsid w:val="00283FC0"/>
    <w:rsid w:val="0028617A"/>
    <w:rsid w:val="0029093B"/>
    <w:rsid w:val="00291F12"/>
    <w:rsid w:val="0029531E"/>
    <w:rsid w:val="00295A8D"/>
    <w:rsid w:val="00295E82"/>
    <w:rsid w:val="0029608A"/>
    <w:rsid w:val="002973DC"/>
    <w:rsid w:val="002A6617"/>
    <w:rsid w:val="002A7E1B"/>
    <w:rsid w:val="002B0EDC"/>
    <w:rsid w:val="002B22F1"/>
    <w:rsid w:val="002B4718"/>
    <w:rsid w:val="002B5BEC"/>
    <w:rsid w:val="002C2AA8"/>
    <w:rsid w:val="002C7782"/>
    <w:rsid w:val="002D12D0"/>
    <w:rsid w:val="002D4589"/>
    <w:rsid w:val="002D63F7"/>
    <w:rsid w:val="002D7D34"/>
    <w:rsid w:val="002E44A7"/>
    <w:rsid w:val="002E60E8"/>
    <w:rsid w:val="002E683C"/>
    <w:rsid w:val="002E6DD1"/>
    <w:rsid w:val="002F027E"/>
    <w:rsid w:val="002F048A"/>
    <w:rsid w:val="002F19F4"/>
    <w:rsid w:val="002F1BD4"/>
    <w:rsid w:val="002F588A"/>
    <w:rsid w:val="002F6021"/>
    <w:rsid w:val="002F7150"/>
    <w:rsid w:val="00300156"/>
    <w:rsid w:val="003021A6"/>
    <w:rsid w:val="00304B4F"/>
    <w:rsid w:val="00305D77"/>
    <w:rsid w:val="00306424"/>
    <w:rsid w:val="00307E55"/>
    <w:rsid w:val="00310941"/>
    <w:rsid w:val="00312CEA"/>
    <w:rsid w:val="00315A50"/>
    <w:rsid w:val="00316533"/>
    <w:rsid w:val="00320BFA"/>
    <w:rsid w:val="00323421"/>
    <w:rsid w:val="0032378D"/>
    <w:rsid w:val="0032411B"/>
    <w:rsid w:val="003255B3"/>
    <w:rsid w:val="003273C7"/>
    <w:rsid w:val="003323B0"/>
    <w:rsid w:val="00335048"/>
    <w:rsid w:val="00340AD0"/>
    <w:rsid w:val="00340B6D"/>
    <w:rsid w:val="00340C8E"/>
    <w:rsid w:val="00342FDC"/>
    <w:rsid w:val="00344540"/>
    <w:rsid w:val="00347AC5"/>
    <w:rsid w:val="00347B1D"/>
    <w:rsid w:val="003519A3"/>
    <w:rsid w:val="0035270C"/>
    <w:rsid w:val="00354133"/>
    <w:rsid w:val="00356AC4"/>
    <w:rsid w:val="0035792B"/>
    <w:rsid w:val="00360B65"/>
    <w:rsid w:val="00361CDA"/>
    <w:rsid w:val="00362003"/>
    <w:rsid w:val="00362443"/>
    <w:rsid w:val="00362D86"/>
    <w:rsid w:val="00363FA3"/>
    <w:rsid w:val="00364692"/>
    <w:rsid w:val="0037046F"/>
    <w:rsid w:val="00370E6F"/>
    <w:rsid w:val="00370EDC"/>
    <w:rsid w:val="00374132"/>
    <w:rsid w:val="00374C4F"/>
    <w:rsid w:val="003773E6"/>
    <w:rsid w:val="00377A08"/>
    <w:rsid w:val="00377DA7"/>
    <w:rsid w:val="003803EC"/>
    <w:rsid w:val="0038126E"/>
    <w:rsid w:val="00381904"/>
    <w:rsid w:val="00383087"/>
    <w:rsid w:val="0038677C"/>
    <w:rsid w:val="0039070C"/>
    <w:rsid w:val="00397121"/>
    <w:rsid w:val="003A2B7D"/>
    <w:rsid w:val="003A3F91"/>
    <w:rsid w:val="003A4A75"/>
    <w:rsid w:val="003A4BD0"/>
    <w:rsid w:val="003A5291"/>
    <w:rsid w:val="003A5366"/>
    <w:rsid w:val="003A7175"/>
    <w:rsid w:val="003A71B9"/>
    <w:rsid w:val="003A7F2B"/>
    <w:rsid w:val="003B14A2"/>
    <w:rsid w:val="003B283C"/>
    <w:rsid w:val="003B351E"/>
    <w:rsid w:val="003B37B4"/>
    <w:rsid w:val="003B647A"/>
    <w:rsid w:val="003C2C39"/>
    <w:rsid w:val="003C5262"/>
    <w:rsid w:val="003D398C"/>
    <w:rsid w:val="003D3A46"/>
    <w:rsid w:val="003D473B"/>
    <w:rsid w:val="003D4B35"/>
    <w:rsid w:val="003E0B77"/>
    <w:rsid w:val="003E15F3"/>
    <w:rsid w:val="003E27CA"/>
    <w:rsid w:val="003E4F19"/>
    <w:rsid w:val="003F045F"/>
    <w:rsid w:val="003F35F9"/>
    <w:rsid w:val="003F53BB"/>
    <w:rsid w:val="003F5F25"/>
    <w:rsid w:val="00402783"/>
    <w:rsid w:val="00402E59"/>
    <w:rsid w:val="0040436D"/>
    <w:rsid w:val="0040456C"/>
    <w:rsid w:val="0040457E"/>
    <w:rsid w:val="00404920"/>
    <w:rsid w:val="004069EF"/>
    <w:rsid w:val="00407123"/>
    <w:rsid w:val="00410543"/>
    <w:rsid w:val="004173CC"/>
    <w:rsid w:val="00420B85"/>
    <w:rsid w:val="0042356B"/>
    <w:rsid w:val="0042420A"/>
    <w:rsid w:val="004243D2"/>
    <w:rsid w:val="00424610"/>
    <w:rsid w:val="00424AD5"/>
    <w:rsid w:val="004257C5"/>
    <w:rsid w:val="004259C1"/>
    <w:rsid w:val="00425B34"/>
    <w:rsid w:val="00427629"/>
    <w:rsid w:val="004306CE"/>
    <w:rsid w:val="004308F3"/>
    <w:rsid w:val="00431C8E"/>
    <w:rsid w:val="00435424"/>
    <w:rsid w:val="004363BE"/>
    <w:rsid w:val="00441D90"/>
    <w:rsid w:val="0044405D"/>
    <w:rsid w:val="00445025"/>
    <w:rsid w:val="0044578A"/>
    <w:rsid w:val="00446C2F"/>
    <w:rsid w:val="00451B94"/>
    <w:rsid w:val="00455AED"/>
    <w:rsid w:val="00456A77"/>
    <w:rsid w:val="004576EB"/>
    <w:rsid w:val="00461E38"/>
    <w:rsid w:val="00462675"/>
    <w:rsid w:val="00463446"/>
    <w:rsid w:val="00463F54"/>
    <w:rsid w:val="0046563D"/>
    <w:rsid w:val="004661F2"/>
    <w:rsid w:val="00470C41"/>
    <w:rsid w:val="00472B03"/>
    <w:rsid w:val="00472DDA"/>
    <w:rsid w:val="00474A99"/>
    <w:rsid w:val="0047690F"/>
    <w:rsid w:val="00476B83"/>
    <w:rsid w:val="00476C78"/>
    <w:rsid w:val="004809D6"/>
    <w:rsid w:val="00482174"/>
    <w:rsid w:val="004829F3"/>
    <w:rsid w:val="004851A8"/>
    <w:rsid w:val="0048576D"/>
    <w:rsid w:val="004903D0"/>
    <w:rsid w:val="00492C55"/>
    <w:rsid w:val="00493B1A"/>
    <w:rsid w:val="0049495C"/>
    <w:rsid w:val="004977B8"/>
    <w:rsid w:val="00497EF6"/>
    <w:rsid w:val="004A11B8"/>
    <w:rsid w:val="004A14F3"/>
    <w:rsid w:val="004A5D57"/>
    <w:rsid w:val="004A6F72"/>
    <w:rsid w:val="004B391E"/>
    <w:rsid w:val="004B42D8"/>
    <w:rsid w:val="004B6B8F"/>
    <w:rsid w:val="004B7511"/>
    <w:rsid w:val="004C0137"/>
    <w:rsid w:val="004C1ADC"/>
    <w:rsid w:val="004C3658"/>
    <w:rsid w:val="004C7363"/>
    <w:rsid w:val="004C7B6C"/>
    <w:rsid w:val="004D044E"/>
    <w:rsid w:val="004D1410"/>
    <w:rsid w:val="004D1DFF"/>
    <w:rsid w:val="004D2F3C"/>
    <w:rsid w:val="004D32D9"/>
    <w:rsid w:val="004D6ED1"/>
    <w:rsid w:val="004E138E"/>
    <w:rsid w:val="004E23CE"/>
    <w:rsid w:val="004E472A"/>
    <w:rsid w:val="004E516B"/>
    <w:rsid w:val="004E75D2"/>
    <w:rsid w:val="004E7F04"/>
    <w:rsid w:val="004F3C47"/>
    <w:rsid w:val="004F6978"/>
    <w:rsid w:val="004F7900"/>
    <w:rsid w:val="004F7AC3"/>
    <w:rsid w:val="00500539"/>
    <w:rsid w:val="00500AF8"/>
    <w:rsid w:val="0050140E"/>
    <w:rsid w:val="00503373"/>
    <w:rsid w:val="00503F3F"/>
    <w:rsid w:val="00504693"/>
    <w:rsid w:val="0050774D"/>
    <w:rsid w:val="00507B38"/>
    <w:rsid w:val="00511AB7"/>
    <w:rsid w:val="00512E6B"/>
    <w:rsid w:val="005141D7"/>
    <w:rsid w:val="005222D9"/>
    <w:rsid w:val="00523006"/>
    <w:rsid w:val="005260F4"/>
    <w:rsid w:val="005312EB"/>
    <w:rsid w:val="00532DF4"/>
    <w:rsid w:val="00535023"/>
    <w:rsid w:val="00535FF3"/>
    <w:rsid w:val="00536336"/>
    <w:rsid w:val="0054044B"/>
    <w:rsid w:val="00542ED7"/>
    <w:rsid w:val="00543442"/>
    <w:rsid w:val="005448AA"/>
    <w:rsid w:val="00550C61"/>
    <w:rsid w:val="00550D4A"/>
    <w:rsid w:val="00552E5A"/>
    <w:rsid w:val="00553141"/>
    <w:rsid w:val="0056192D"/>
    <w:rsid w:val="00564A29"/>
    <w:rsid w:val="00564FBC"/>
    <w:rsid w:val="005705A9"/>
    <w:rsid w:val="0057100E"/>
    <w:rsid w:val="00572437"/>
    <w:rsid w:val="005725C6"/>
    <w:rsid w:val="00572864"/>
    <w:rsid w:val="00576F9B"/>
    <w:rsid w:val="005770AA"/>
    <w:rsid w:val="00581BD6"/>
    <w:rsid w:val="00582FC4"/>
    <w:rsid w:val="00583ECB"/>
    <w:rsid w:val="0058482B"/>
    <w:rsid w:val="00585A2D"/>
    <w:rsid w:val="00585D1F"/>
    <w:rsid w:val="0058618A"/>
    <w:rsid w:val="00587002"/>
    <w:rsid w:val="005871BE"/>
    <w:rsid w:val="00591611"/>
    <w:rsid w:val="00592075"/>
    <w:rsid w:val="00592BA8"/>
    <w:rsid w:val="005953A1"/>
    <w:rsid w:val="005A362B"/>
    <w:rsid w:val="005A3A23"/>
    <w:rsid w:val="005A4952"/>
    <w:rsid w:val="005A4CE8"/>
    <w:rsid w:val="005A4F59"/>
    <w:rsid w:val="005A525D"/>
    <w:rsid w:val="005A61AD"/>
    <w:rsid w:val="005B193F"/>
    <w:rsid w:val="005B20A1"/>
    <w:rsid w:val="005B2478"/>
    <w:rsid w:val="005B2554"/>
    <w:rsid w:val="005B2E12"/>
    <w:rsid w:val="005B54AD"/>
    <w:rsid w:val="005C0436"/>
    <w:rsid w:val="005C12D7"/>
    <w:rsid w:val="005C20DD"/>
    <w:rsid w:val="005C21FC"/>
    <w:rsid w:val="005C30AE"/>
    <w:rsid w:val="005C3571"/>
    <w:rsid w:val="005C3FD8"/>
    <w:rsid w:val="005D1825"/>
    <w:rsid w:val="005D19AD"/>
    <w:rsid w:val="005D3416"/>
    <w:rsid w:val="005E01C9"/>
    <w:rsid w:val="005E10E9"/>
    <w:rsid w:val="005E19FA"/>
    <w:rsid w:val="005E35F3"/>
    <w:rsid w:val="005E3B71"/>
    <w:rsid w:val="005E400D"/>
    <w:rsid w:val="005E5473"/>
    <w:rsid w:val="005E5864"/>
    <w:rsid w:val="005E698D"/>
    <w:rsid w:val="005F09F1"/>
    <w:rsid w:val="005F2798"/>
    <w:rsid w:val="005F48F5"/>
    <w:rsid w:val="005F645A"/>
    <w:rsid w:val="005F7EDE"/>
    <w:rsid w:val="0060060C"/>
    <w:rsid w:val="00605AA4"/>
    <w:rsid w:val="0060785B"/>
    <w:rsid w:val="006118D1"/>
    <w:rsid w:val="0061251F"/>
    <w:rsid w:val="0061302D"/>
    <w:rsid w:val="00613B57"/>
    <w:rsid w:val="006143FB"/>
    <w:rsid w:val="006145AC"/>
    <w:rsid w:val="00615292"/>
    <w:rsid w:val="0061562B"/>
    <w:rsid w:val="00620D93"/>
    <w:rsid w:val="00621EB9"/>
    <w:rsid w:val="0062386A"/>
    <w:rsid w:val="00625681"/>
    <w:rsid w:val="0062576D"/>
    <w:rsid w:val="00625788"/>
    <w:rsid w:val="006261CC"/>
    <w:rsid w:val="0062626B"/>
    <w:rsid w:val="00626C00"/>
    <w:rsid w:val="006305AA"/>
    <w:rsid w:val="006322EA"/>
    <w:rsid w:val="0063266A"/>
    <w:rsid w:val="0063277E"/>
    <w:rsid w:val="0063431D"/>
    <w:rsid w:val="00635168"/>
    <w:rsid w:val="00636264"/>
    <w:rsid w:val="006364F4"/>
    <w:rsid w:val="006367F0"/>
    <w:rsid w:val="006402C1"/>
    <w:rsid w:val="00640352"/>
    <w:rsid w:val="00640E05"/>
    <w:rsid w:val="00641B18"/>
    <w:rsid w:val="00641D87"/>
    <w:rsid w:val="006426D5"/>
    <w:rsid w:val="00642924"/>
    <w:rsid w:val="006436C6"/>
    <w:rsid w:val="0064428E"/>
    <w:rsid w:val="006466FF"/>
    <w:rsid w:val="00646A5F"/>
    <w:rsid w:val="006475C1"/>
    <w:rsid w:val="00647960"/>
    <w:rsid w:val="00650220"/>
    <w:rsid w:val="00652508"/>
    <w:rsid w:val="00655B3B"/>
    <w:rsid w:val="00656C00"/>
    <w:rsid w:val="00660532"/>
    <w:rsid w:val="00661967"/>
    <w:rsid w:val="00661F61"/>
    <w:rsid w:val="006620C7"/>
    <w:rsid w:val="00663090"/>
    <w:rsid w:val="00665A9E"/>
    <w:rsid w:val="00666CB9"/>
    <w:rsid w:val="00667E7C"/>
    <w:rsid w:val="006712D1"/>
    <w:rsid w:val="00671B49"/>
    <w:rsid w:val="00672159"/>
    <w:rsid w:val="00674155"/>
    <w:rsid w:val="00674641"/>
    <w:rsid w:val="006746CA"/>
    <w:rsid w:val="00675637"/>
    <w:rsid w:val="00676923"/>
    <w:rsid w:val="00695745"/>
    <w:rsid w:val="0069600B"/>
    <w:rsid w:val="00696B29"/>
    <w:rsid w:val="006A0A1A"/>
    <w:rsid w:val="006A46EB"/>
    <w:rsid w:val="006A6460"/>
    <w:rsid w:val="006A7C44"/>
    <w:rsid w:val="006B02F1"/>
    <w:rsid w:val="006B0760"/>
    <w:rsid w:val="006B104E"/>
    <w:rsid w:val="006B1884"/>
    <w:rsid w:val="006B2113"/>
    <w:rsid w:val="006B3541"/>
    <w:rsid w:val="006B5AEA"/>
    <w:rsid w:val="006B6383"/>
    <w:rsid w:val="006B640D"/>
    <w:rsid w:val="006C2C45"/>
    <w:rsid w:val="006C61FA"/>
    <w:rsid w:val="006D0896"/>
    <w:rsid w:val="006D1031"/>
    <w:rsid w:val="006D2982"/>
    <w:rsid w:val="006D6CDE"/>
    <w:rsid w:val="006E25D2"/>
    <w:rsid w:val="006E369D"/>
    <w:rsid w:val="006E477C"/>
    <w:rsid w:val="006E491D"/>
    <w:rsid w:val="006F2341"/>
    <w:rsid w:val="00702C32"/>
    <w:rsid w:val="0070391A"/>
    <w:rsid w:val="007057C7"/>
    <w:rsid w:val="00706486"/>
    <w:rsid w:val="00707431"/>
    <w:rsid w:val="00712A01"/>
    <w:rsid w:val="0071580B"/>
    <w:rsid w:val="00715B69"/>
    <w:rsid w:val="007168EC"/>
    <w:rsid w:val="00716F29"/>
    <w:rsid w:val="00717F54"/>
    <w:rsid w:val="00720993"/>
    <w:rsid w:val="007214E3"/>
    <w:rsid w:val="007222F7"/>
    <w:rsid w:val="0072277C"/>
    <w:rsid w:val="00724503"/>
    <w:rsid w:val="00724679"/>
    <w:rsid w:val="00725368"/>
    <w:rsid w:val="007304F3"/>
    <w:rsid w:val="00730839"/>
    <w:rsid w:val="00730DF4"/>
    <w:rsid w:val="00730F60"/>
    <w:rsid w:val="00733FF9"/>
    <w:rsid w:val="00734E9D"/>
    <w:rsid w:val="00736B69"/>
    <w:rsid w:val="00742793"/>
    <w:rsid w:val="007440CA"/>
    <w:rsid w:val="00744C9A"/>
    <w:rsid w:val="00747D67"/>
    <w:rsid w:val="00752038"/>
    <w:rsid w:val="00752EC7"/>
    <w:rsid w:val="00753D65"/>
    <w:rsid w:val="007554DF"/>
    <w:rsid w:val="00755B52"/>
    <w:rsid w:val="0075776D"/>
    <w:rsid w:val="00760771"/>
    <w:rsid w:val="007613FB"/>
    <w:rsid w:val="00761E34"/>
    <w:rsid w:val="007643A0"/>
    <w:rsid w:val="00767B4C"/>
    <w:rsid w:val="00770837"/>
    <w:rsid w:val="007722BF"/>
    <w:rsid w:val="0077580B"/>
    <w:rsid w:val="00776516"/>
    <w:rsid w:val="00781167"/>
    <w:rsid w:val="0078479C"/>
    <w:rsid w:val="0078547E"/>
    <w:rsid w:val="007854B3"/>
    <w:rsid w:val="0078787D"/>
    <w:rsid w:val="00787FA8"/>
    <w:rsid w:val="007913C8"/>
    <w:rsid w:val="007944F8"/>
    <w:rsid w:val="007973E3"/>
    <w:rsid w:val="007A0473"/>
    <w:rsid w:val="007A1883"/>
    <w:rsid w:val="007A2C3B"/>
    <w:rsid w:val="007A5DA9"/>
    <w:rsid w:val="007A6765"/>
    <w:rsid w:val="007A7363"/>
    <w:rsid w:val="007A795C"/>
    <w:rsid w:val="007A7F11"/>
    <w:rsid w:val="007B255C"/>
    <w:rsid w:val="007B3188"/>
    <w:rsid w:val="007C0885"/>
    <w:rsid w:val="007C0C18"/>
    <w:rsid w:val="007C19C6"/>
    <w:rsid w:val="007C1EDA"/>
    <w:rsid w:val="007C23BB"/>
    <w:rsid w:val="007C2682"/>
    <w:rsid w:val="007C32F7"/>
    <w:rsid w:val="007C37B5"/>
    <w:rsid w:val="007C3DB1"/>
    <w:rsid w:val="007D0720"/>
    <w:rsid w:val="007D10F2"/>
    <w:rsid w:val="007D207E"/>
    <w:rsid w:val="007D2EA9"/>
    <w:rsid w:val="007D3720"/>
    <w:rsid w:val="007D5936"/>
    <w:rsid w:val="007D6294"/>
    <w:rsid w:val="007D6DEC"/>
    <w:rsid w:val="007E1762"/>
    <w:rsid w:val="007E287F"/>
    <w:rsid w:val="007E2A08"/>
    <w:rsid w:val="007E2B31"/>
    <w:rsid w:val="007E325A"/>
    <w:rsid w:val="007E38CF"/>
    <w:rsid w:val="007E416C"/>
    <w:rsid w:val="007E46A1"/>
    <w:rsid w:val="007E5CE4"/>
    <w:rsid w:val="007E730D"/>
    <w:rsid w:val="007E7311"/>
    <w:rsid w:val="007F20C0"/>
    <w:rsid w:val="007F38A6"/>
    <w:rsid w:val="007F403E"/>
    <w:rsid w:val="007F40A0"/>
    <w:rsid w:val="007F6E7D"/>
    <w:rsid w:val="007F7ED1"/>
    <w:rsid w:val="0080034F"/>
    <w:rsid w:val="00802D0F"/>
    <w:rsid w:val="00805BEB"/>
    <w:rsid w:val="00806098"/>
    <w:rsid w:val="008072AC"/>
    <w:rsid w:val="00810419"/>
    <w:rsid w:val="00810CEA"/>
    <w:rsid w:val="00812A53"/>
    <w:rsid w:val="00813372"/>
    <w:rsid w:val="00814439"/>
    <w:rsid w:val="008144C1"/>
    <w:rsid w:val="0081531E"/>
    <w:rsid w:val="00815874"/>
    <w:rsid w:val="008160BD"/>
    <w:rsid w:val="008233E5"/>
    <w:rsid w:val="00825611"/>
    <w:rsid w:val="00825947"/>
    <w:rsid w:val="00830625"/>
    <w:rsid w:val="00833027"/>
    <w:rsid w:val="0083302D"/>
    <w:rsid w:val="0083377F"/>
    <w:rsid w:val="0083383F"/>
    <w:rsid w:val="00833DE8"/>
    <w:rsid w:val="00833F47"/>
    <w:rsid w:val="008348C3"/>
    <w:rsid w:val="00834ABB"/>
    <w:rsid w:val="0083597C"/>
    <w:rsid w:val="008373B4"/>
    <w:rsid w:val="008404C4"/>
    <w:rsid w:val="008462EE"/>
    <w:rsid w:val="008464F1"/>
    <w:rsid w:val="00847123"/>
    <w:rsid w:val="00847D37"/>
    <w:rsid w:val="0085001D"/>
    <w:rsid w:val="00852828"/>
    <w:rsid w:val="00853766"/>
    <w:rsid w:val="00856C2B"/>
    <w:rsid w:val="0086011A"/>
    <w:rsid w:val="008645D9"/>
    <w:rsid w:val="00866D37"/>
    <w:rsid w:val="00870802"/>
    <w:rsid w:val="00871A41"/>
    <w:rsid w:val="0087750E"/>
    <w:rsid w:val="00884EA3"/>
    <w:rsid w:val="00885A4D"/>
    <w:rsid w:val="00886D76"/>
    <w:rsid w:val="008919A7"/>
    <w:rsid w:val="008938AC"/>
    <w:rsid w:val="00897019"/>
    <w:rsid w:val="008978CB"/>
    <w:rsid w:val="008A2FA1"/>
    <w:rsid w:val="008A3072"/>
    <w:rsid w:val="008B0A07"/>
    <w:rsid w:val="008B104D"/>
    <w:rsid w:val="008B1B97"/>
    <w:rsid w:val="008B332C"/>
    <w:rsid w:val="008B3645"/>
    <w:rsid w:val="008B48D9"/>
    <w:rsid w:val="008B5215"/>
    <w:rsid w:val="008B6D51"/>
    <w:rsid w:val="008B6EDE"/>
    <w:rsid w:val="008B7491"/>
    <w:rsid w:val="008B781F"/>
    <w:rsid w:val="008C0069"/>
    <w:rsid w:val="008C1199"/>
    <w:rsid w:val="008C1495"/>
    <w:rsid w:val="008C54D0"/>
    <w:rsid w:val="008C5C74"/>
    <w:rsid w:val="008C5E2A"/>
    <w:rsid w:val="008D4159"/>
    <w:rsid w:val="008D458D"/>
    <w:rsid w:val="008D5522"/>
    <w:rsid w:val="008D69C5"/>
    <w:rsid w:val="008D7404"/>
    <w:rsid w:val="008D7DE6"/>
    <w:rsid w:val="008D7F98"/>
    <w:rsid w:val="008E0F86"/>
    <w:rsid w:val="008E142D"/>
    <w:rsid w:val="008E1BFA"/>
    <w:rsid w:val="008E5747"/>
    <w:rsid w:val="008F2DC1"/>
    <w:rsid w:val="008F3E98"/>
    <w:rsid w:val="008F70AD"/>
    <w:rsid w:val="008F7CE2"/>
    <w:rsid w:val="00900DB1"/>
    <w:rsid w:val="009022BF"/>
    <w:rsid w:val="009076BA"/>
    <w:rsid w:val="00907FA1"/>
    <w:rsid w:val="00910D2F"/>
    <w:rsid w:val="00911CD9"/>
    <w:rsid w:val="0091241E"/>
    <w:rsid w:val="00912B71"/>
    <w:rsid w:val="009130C8"/>
    <w:rsid w:val="00914960"/>
    <w:rsid w:val="00917818"/>
    <w:rsid w:val="009205DB"/>
    <w:rsid w:val="00920A7E"/>
    <w:rsid w:val="009211A5"/>
    <w:rsid w:val="00925ED1"/>
    <w:rsid w:val="009261DE"/>
    <w:rsid w:val="009268ED"/>
    <w:rsid w:val="00930E10"/>
    <w:rsid w:val="00931632"/>
    <w:rsid w:val="00932C92"/>
    <w:rsid w:val="0093601D"/>
    <w:rsid w:val="009360F0"/>
    <w:rsid w:val="009362E3"/>
    <w:rsid w:val="00936F8B"/>
    <w:rsid w:val="009372B1"/>
    <w:rsid w:val="009400A4"/>
    <w:rsid w:val="00940C64"/>
    <w:rsid w:val="00941F86"/>
    <w:rsid w:val="009454E4"/>
    <w:rsid w:val="00946836"/>
    <w:rsid w:val="00950037"/>
    <w:rsid w:val="00960488"/>
    <w:rsid w:val="009604D1"/>
    <w:rsid w:val="009630A2"/>
    <w:rsid w:val="00963AE5"/>
    <w:rsid w:val="00963B7D"/>
    <w:rsid w:val="00965FE3"/>
    <w:rsid w:val="009666BD"/>
    <w:rsid w:val="0096683A"/>
    <w:rsid w:val="00967611"/>
    <w:rsid w:val="00970D5A"/>
    <w:rsid w:val="00971D45"/>
    <w:rsid w:val="00980D51"/>
    <w:rsid w:val="00981F72"/>
    <w:rsid w:val="00984240"/>
    <w:rsid w:val="009846B8"/>
    <w:rsid w:val="00984E33"/>
    <w:rsid w:val="00987F2B"/>
    <w:rsid w:val="00987F71"/>
    <w:rsid w:val="00995B07"/>
    <w:rsid w:val="00995CCF"/>
    <w:rsid w:val="009962AC"/>
    <w:rsid w:val="00997CDB"/>
    <w:rsid w:val="009A059B"/>
    <w:rsid w:val="009A19F1"/>
    <w:rsid w:val="009A2619"/>
    <w:rsid w:val="009A5548"/>
    <w:rsid w:val="009A5850"/>
    <w:rsid w:val="009A5B4E"/>
    <w:rsid w:val="009A5F49"/>
    <w:rsid w:val="009B022B"/>
    <w:rsid w:val="009B10D6"/>
    <w:rsid w:val="009B25E7"/>
    <w:rsid w:val="009B2A10"/>
    <w:rsid w:val="009B3EEF"/>
    <w:rsid w:val="009C09AF"/>
    <w:rsid w:val="009C61F3"/>
    <w:rsid w:val="009C7FF2"/>
    <w:rsid w:val="009D3483"/>
    <w:rsid w:val="009D65D0"/>
    <w:rsid w:val="009D76F9"/>
    <w:rsid w:val="009D7E91"/>
    <w:rsid w:val="009E135E"/>
    <w:rsid w:val="009E16B3"/>
    <w:rsid w:val="009E32F9"/>
    <w:rsid w:val="009E3C92"/>
    <w:rsid w:val="009E54F4"/>
    <w:rsid w:val="009E6C46"/>
    <w:rsid w:val="009E71AD"/>
    <w:rsid w:val="009F2BFA"/>
    <w:rsid w:val="009F579D"/>
    <w:rsid w:val="009F6856"/>
    <w:rsid w:val="00A017C9"/>
    <w:rsid w:val="00A02E83"/>
    <w:rsid w:val="00A03118"/>
    <w:rsid w:val="00A03A3D"/>
    <w:rsid w:val="00A03FAA"/>
    <w:rsid w:val="00A045C4"/>
    <w:rsid w:val="00A06150"/>
    <w:rsid w:val="00A10617"/>
    <w:rsid w:val="00A10DFA"/>
    <w:rsid w:val="00A111AE"/>
    <w:rsid w:val="00A142C5"/>
    <w:rsid w:val="00A16667"/>
    <w:rsid w:val="00A1684D"/>
    <w:rsid w:val="00A21708"/>
    <w:rsid w:val="00A22362"/>
    <w:rsid w:val="00A2366A"/>
    <w:rsid w:val="00A24105"/>
    <w:rsid w:val="00A249BA"/>
    <w:rsid w:val="00A25DBF"/>
    <w:rsid w:val="00A277CF"/>
    <w:rsid w:val="00A307C7"/>
    <w:rsid w:val="00A319F8"/>
    <w:rsid w:val="00A32EE2"/>
    <w:rsid w:val="00A37572"/>
    <w:rsid w:val="00A40A3A"/>
    <w:rsid w:val="00A427CA"/>
    <w:rsid w:val="00A44581"/>
    <w:rsid w:val="00A45093"/>
    <w:rsid w:val="00A50EAF"/>
    <w:rsid w:val="00A602F9"/>
    <w:rsid w:val="00A62897"/>
    <w:rsid w:val="00A650EE"/>
    <w:rsid w:val="00A662C8"/>
    <w:rsid w:val="00A71157"/>
    <w:rsid w:val="00A7117D"/>
    <w:rsid w:val="00A733B3"/>
    <w:rsid w:val="00A7417A"/>
    <w:rsid w:val="00A742FA"/>
    <w:rsid w:val="00A75B59"/>
    <w:rsid w:val="00A762DE"/>
    <w:rsid w:val="00A765AF"/>
    <w:rsid w:val="00A84BE2"/>
    <w:rsid w:val="00A85BDB"/>
    <w:rsid w:val="00A85FD8"/>
    <w:rsid w:val="00A86CE0"/>
    <w:rsid w:val="00A930F6"/>
    <w:rsid w:val="00A966E6"/>
    <w:rsid w:val="00A96D31"/>
    <w:rsid w:val="00AA0BC4"/>
    <w:rsid w:val="00AA446B"/>
    <w:rsid w:val="00AA5714"/>
    <w:rsid w:val="00AB0216"/>
    <w:rsid w:val="00AB0615"/>
    <w:rsid w:val="00AB17A9"/>
    <w:rsid w:val="00AB2BE3"/>
    <w:rsid w:val="00AB4E7E"/>
    <w:rsid w:val="00AB6662"/>
    <w:rsid w:val="00AB6E73"/>
    <w:rsid w:val="00AB7834"/>
    <w:rsid w:val="00AC4D5F"/>
    <w:rsid w:val="00AC7BFE"/>
    <w:rsid w:val="00AD1D2C"/>
    <w:rsid w:val="00AD1D97"/>
    <w:rsid w:val="00AD2175"/>
    <w:rsid w:val="00AD3992"/>
    <w:rsid w:val="00AD53D5"/>
    <w:rsid w:val="00AE0525"/>
    <w:rsid w:val="00AE08DB"/>
    <w:rsid w:val="00AE2729"/>
    <w:rsid w:val="00AE3148"/>
    <w:rsid w:val="00AE4B70"/>
    <w:rsid w:val="00AE5AE2"/>
    <w:rsid w:val="00AE5DBA"/>
    <w:rsid w:val="00AE701F"/>
    <w:rsid w:val="00AE7343"/>
    <w:rsid w:val="00AE74F5"/>
    <w:rsid w:val="00AE7C0A"/>
    <w:rsid w:val="00AF0C85"/>
    <w:rsid w:val="00AF6730"/>
    <w:rsid w:val="00B00A13"/>
    <w:rsid w:val="00B00D69"/>
    <w:rsid w:val="00B00E04"/>
    <w:rsid w:val="00B05485"/>
    <w:rsid w:val="00B12093"/>
    <w:rsid w:val="00B1458E"/>
    <w:rsid w:val="00B14862"/>
    <w:rsid w:val="00B14C51"/>
    <w:rsid w:val="00B20021"/>
    <w:rsid w:val="00B206CE"/>
    <w:rsid w:val="00B20754"/>
    <w:rsid w:val="00B20C3E"/>
    <w:rsid w:val="00B20FDE"/>
    <w:rsid w:val="00B21373"/>
    <w:rsid w:val="00B23B0A"/>
    <w:rsid w:val="00B247F3"/>
    <w:rsid w:val="00B408CC"/>
    <w:rsid w:val="00B40D44"/>
    <w:rsid w:val="00B42041"/>
    <w:rsid w:val="00B43FBF"/>
    <w:rsid w:val="00B44F11"/>
    <w:rsid w:val="00B4605D"/>
    <w:rsid w:val="00B470F5"/>
    <w:rsid w:val="00B51846"/>
    <w:rsid w:val="00B538D1"/>
    <w:rsid w:val="00B62979"/>
    <w:rsid w:val="00B70056"/>
    <w:rsid w:val="00B70F37"/>
    <w:rsid w:val="00B73F2F"/>
    <w:rsid w:val="00B74D75"/>
    <w:rsid w:val="00B76ABC"/>
    <w:rsid w:val="00B7740F"/>
    <w:rsid w:val="00B81806"/>
    <w:rsid w:val="00B8233F"/>
    <w:rsid w:val="00B823A7"/>
    <w:rsid w:val="00B90FA5"/>
    <w:rsid w:val="00B919F1"/>
    <w:rsid w:val="00B93495"/>
    <w:rsid w:val="00B9767D"/>
    <w:rsid w:val="00B97A90"/>
    <w:rsid w:val="00BA0ACF"/>
    <w:rsid w:val="00BA1D7E"/>
    <w:rsid w:val="00BA1F3B"/>
    <w:rsid w:val="00BA2260"/>
    <w:rsid w:val="00BA3A65"/>
    <w:rsid w:val="00BA4929"/>
    <w:rsid w:val="00BB04B1"/>
    <w:rsid w:val="00BB297D"/>
    <w:rsid w:val="00BB34BE"/>
    <w:rsid w:val="00BB3581"/>
    <w:rsid w:val="00BB468D"/>
    <w:rsid w:val="00BB5225"/>
    <w:rsid w:val="00BB7A6E"/>
    <w:rsid w:val="00BC0E8D"/>
    <w:rsid w:val="00BC1831"/>
    <w:rsid w:val="00BC1DD0"/>
    <w:rsid w:val="00BC4F18"/>
    <w:rsid w:val="00BC63C1"/>
    <w:rsid w:val="00BD1980"/>
    <w:rsid w:val="00BD2C2D"/>
    <w:rsid w:val="00BD4628"/>
    <w:rsid w:val="00BE2C64"/>
    <w:rsid w:val="00BE6551"/>
    <w:rsid w:val="00BE6640"/>
    <w:rsid w:val="00BE7503"/>
    <w:rsid w:val="00BF0284"/>
    <w:rsid w:val="00BF093B"/>
    <w:rsid w:val="00BF1088"/>
    <w:rsid w:val="00BF194C"/>
    <w:rsid w:val="00BF1CD6"/>
    <w:rsid w:val="00BF2F07"/>
    <w:rsid w:val="00C00B88"/>
    <w:rsid w:val="00C0195F"/>
    <w:rsid w:val="00C02C25"/>
    <w:rsid w:val="00C03416"/>
    <w:rsid w:val="00C03862"/>
    <w:rsid w:val="00C06B2A"/>
    <w:rsid w:val="00C115FF"/>
    <w:rsid w:val="00C15BDF"/>
    <w:rsid w:val="00C17CA5"/>
    <w:rsid w:val="00C22514"/>
    <w:rsid w:val="00C236C2"/>
    <w:rsid w:val="00C257F5"/>
    <w:rsid w:val="00C304D3"/>
    <w:rsid w:val="00C32EED"/>
    <w:rsid w:val="00C332B0"/>
    <w:rsid w:val="00C35E57"/>
    <w:rsid w:val="00C35E80"/>
    <w:rsid w:val="00C36312"/>
    <w:rsid w:val="00C4023E"/>
    <w:rsid w:val="00C40AA2"/>
    <w:rsid w:val="00C41BA7"/>
    <w:rsid w:val="00C4244F"/>
    <w:rsid w:val="00C447A0"/>
    <w:rsid w:val="00C45353"/>
    <w:rsid w:val="00C458D3"/>
    <w:rsid w:val="00C546C5"/>
    <w:rsid w:val="00C5668C"/>
    <w:rsid w:val="00C5782F"/>
    <w:rsid w:val="00C6254C"/>
    <w:rsid w:val="00C6290A"/>
    <w:rsid w:val="00C632ED"/>
    <w:rsid w:val="00C6403D"/>
    <w:rsid w:val="00C6465C"/>
    <w:rsid w:val="00C65BFE"/>
    <w:rsid w:val="00C66150"/>
    <w:rsid w:val="00C67352"/>
    <w:rsid w:val="00C70455"/>
    <w:rsid w:val="00C70E3F"/>
    <w:rsid w:val="00C70EF5"/>
    <w:rsid w:val="00C73E6F"/>
    <w:rsid w:val="00C756C5"/>
    <w:rsid w:val="00C75954"/>
    <w:rsid w:val="00C82195"/>
    <w:rsid w:val="00C82CAE"/>
    <w:rsid w:val="00C8442E"/>
    <w:rsid w:val="00C84CAA"/>
    <w:rsid w:val="00C86B30"/>
    <w:rsid w:val="00C925F2"/>
    <w:rsid w:val="00C930A8"/>
    <w:rsid w:val="00C96595"/>
    <w:rsid w:val="00CA108B"/>
    <w:rsid w:val="00CA2BF0"/>
    <w:rsid w:val="00CA3614"/>
    <w:rsid w:val="00CA4376"/>
    <w:rsid w:val="00CA6CDB"/>
    <w:rsid w:val="00CB00C3"/>
    <w:rsid w:val="00CB2C0D"/>
    <w:rsid w:val="00CB3AE5"/>
    <w:rsid w:val="00CB45D9"/>
    <w:rsid w:val="00CB5E13"/>
    <w:rsid w:val="00CB6B23"/>
    <w:rsid w:val="00CB74E7"/>
    <w:rsid w:val="00CB761B"/>
    <w:rsid w:val="00CC06E1"/>
    <w:rsid w:val="00CC3524"/>
    <w:rsid w:val="00CC3864"/>
    <w:rsid w:val="00CC4C65"/>
    <w:rsid w:val="00CD27BE"/>
    <w:rsid w:val="00CD29E9"/>
    <w:rsid w:val="00CD4BBC"/>
    <w:rsid w:val="00CD6F0F"/>
    <w:rsid w:val="00CD78FF"/>
    <w:rsid w:val="00CE0BB7"/>
    <w:rsid w:val="00CE255F"/>
    <w:rsid w:val="00CE2C70"/>
    <w:rsid w:val="00CE2D1F"/>
    <w:rsid w:val="00CE3885"/>
    <w:rsid w:val="00CE3E9A"/>
    <w:rsid w:val="00CE4BEE"/>
    <w:rsid w:val="00CE708B"/>
    <w:rsid w:val="00CF1CFD"/>
    <w:rsid w:val="00CF2685"/>
    <w:rsid w:val="00CF26B7"/>
    <w:rsid w:val="00CF3478"/>
    <w:rsid w:val="00CF4593"/>
    <w:rsid w:val="00CF4CA0"/>
    <w:rsid w:val="00CF6E39"/>
    <w:rsid w:val="00CF72DA"/>
    <w:rsid w:val="00D037F4"/>
    <w:rsid w:val="00D03B57"/>
    <w:rsid w:val="00D06E8E"/>
    <w:rsid w:val="00D0708D"/>
    <w:rsid w:val="00D0769A"/>
    <w:rsid w:val="00D07880"/>
    <w:rsid w:val="00D14CA3"/>
    <w:rsid w:val="00D15B4E"/>
    <w:rsid w:val="00D16336"/>
    <w:rsid w:val="00D177E7"/>
    <w:rsid w:val="00D2079F"/>
    <w:rsid w:val="00D21D40"/>
    <w:rsid w:val="00D224FC"/>
    <w:rsid w:val="00D2576B"/>
    <w:rsid w:val="00D25E2C"/>
    <w:rsid w:val="00D26A25"/>
    <w:rsid w:val="00D26E9F"/>
    <w:rsid w:val="00D27F7E"/>
    <w:rsid w:val="00D4011A"/>
    <w:rsid w:val="00D43341"/>
    <w:rsid w:val="00D447EF"/>
    <w:rsid w:val="00D44FDF"/>
    <w:rsid w:val="00D4541B"/>
    <w:rsid w:val="00D475AA"/>
    <w:rsid w:val="00D5048E"/>
    <w:rsid w:val="00D505E2"/>
    <w:rsid w:val="00D515D4"/>
    <w:rsid w:val="00D53983"/>
    <w:rsid w:val="00D6046A"/>
    <w:rsid w:val="00D6250C"/>
    <w:rsid w:val="00D62838"/>
    <w:rsid w:val="00D6498F"/>
    <w:rsid w:val="00D660C9"/>
    <w:rsid w:val="00D7463D"/>
    <w:rsid w:val="00D7608B"/>
    <w:rsid w:val="00D765F9"/>
    <w:rsid w:val="00D80652"/>
    <w:rsid w:val="00D80F5A"/>
    <w:rsid w:val="00D826D5"/>
    <w:rsid w:val="00D82EAA"/>
    <w:rsid w:val="00D83C24"/>
    <w:rsid w:val="00D83DE8"/>
    <w:rsid w:val="00D840D7"/>
    <w:rsid w:val="00D84943"/>
    <w:rsid w:val="00D87EC3"/>
    <w:rsid w:val="00D92CCC"/>
    <w:rsid w:val="00D94AE7"/>
    <w:rsid w:val="00D966B3"/>
    <w:rsid w:val="00D970F0"/>
    <w:rsid w:val="00DA4540"/>
    <w:rsid w:val="00DA587E"/>
    <w:rsid w:val="00DA60F4"/>
    <w:rsid w:val="00DA6DFD"/>
    <w:rsid w:val="00DA6EAB"/>
    <w:rsid w:val="00DA72D4"/>
    <w:rsid w:val="00DB0F8B"/>
    <w:rsid w:val="00DB3052"/>
    <w:rsid w:val="00DB4332"/>
    <w:rsid w:val="00DB4B57"/>
    <w:rsid w:val="00DB5AC5"/>
    <w:rsid w:val="00DC1A7D"/>
    <w:rsid w:val="00DC2D17"/>
    <w:rsid w:val="00DC40D2"/>
    <w:rsid w:val="00DC5AE6"/>
    <w:rsid w:val="00DC5DAD"/>
    <w:rsid w:val="00DC728E"/>
    <w:rsid w:val="00DD1B61"/>
    <w:rsid w:val="00DD27E8"/>
    <w:rsid w:val="00DD721D"/>
    <w:rsid w:val="00DE17D9"/>
    <w:rsid w:val="00DE23BF"/>
    <w:rsid w:val="00DE2819"/>
    <w:rsid w:val="00DE3981"/>
    <w:rsid w:val="00DE40DD"/>
    <w:rsid w:val="00DE5E17"/>
    <w:rsid w:val="00DE6D2D"/>
    <w:rsid w:val="00DE7755"/>
    <w:rsid w:val="00DF059A"/>
    <w:rsid w:val="00DF16DC"/>
    <w:rsid w:val="00DF1C9A"/>
    <w:rsid w:val="00DF2A62"/>
    <w:rsid w:val="00DF3D56"/>
    <w:rsid w:val="00DF4704"/>
    <w:rsid w:val="00DF64E9"/>
    <w:rsid w:val="00DF6D19"/>
    <w:rsid w:val="00DF6ED2"/>
    <w:rsid w:val="00DF70F5"/>
    <w:rsid w:val="00E04FFF"/>
    <w:rsid w:val="00E06813"/>
    <w:rsid w:val="00E068EA"/>
    <w:rsid w:val="00E151CD"/>
    <w:rsid w:val="00E218A1"/>
    <w:rsid w:val="00E21F6F"/>
    <w:rsid w:val="00E2252C"/>
    <w:rsid w:val="00E229D5"/>
    <w:rsid w:val="00E2308B"/>
    <w:rsid w:val="00E24699"/>
    <w:rsid w:val="00E270C0"/>
    <w:rsid w:val="00E34887"/>
    <w:rsid w:val="00E35B59"/>
    <w:rsid w:val="00E36D82"/>
    <w:rsid w:val="00E409D6"/>
    <w:rsid w:val="00E44694"/>
    <w:rsid w:val="00E460B9"/>
    <w:rsid w:val="00E51601"/>
    <w:rsid w:val="00E51965"/>
    <w:rsid w:val="00E56607"/>
    <w:rsid w:val="00E638A0"/>
    <w:rsid w:val="00E67121"/>
    <w:rsid w:val="00E678B8"/>
    <w:rsid w:val="00E7198D"/>
    <w:rsid w:val="00E735AF"/>
    <w:rsid w:val="00E74CA6"/>
    <w:rsid w:val="00E75E3D"/>
    <w:rsid w:val="00E822E0"/>
    <w:rsid w:val="00E84491"/>
    <w:rsid w:val="00E86465"/>
    <w:rsid w:val="00E936F6"/>
    <w:rsid w:val="00E9524F"/>
    <w:rsid w:val="00E961D3"/>
    <w:rsid w:val="00E9731C"/>
    <w:rsid w:val="00EA06F6"/>
    <w:rsid w:val="00EA4E4C"/>
    <w:rsid w:val="00EA5421"/>
    <w:rsid w:val="00EA5778"/>
    <w:rsid w:val="00EA7401"/>
    <w:rsid w:val="00EB04B7"/>
    <w:rsid w:val="00EB40C9"/>
    <w:rsid w:val="00EB59C5"/>
    <w:rsid w:val="00EB7125"/>
    <w:rsid w:val="00EB7992"/>
    <w:rsid w:val="00EC0104"/>
    <w:rsid w:val="00EC0184"/>
    <w:rsid w:val="00EC11E5"/>
    <w:rsid w:val="00EC1773"/>
    <w:rsid w:val="00EC2D7A"/>
    <w:rsid w:val="00EC38CC"/>
    <w:rsid w:val="00EC54D4"/>
    <w:rsid w:val="00EC5E2E"/>
    <w:rsid w:val="00EC5F66"/>
    <w:rsid w:val="00EC633A"/>
    <w:rsid w:val="00ED1810"/>
    <w:rsid w:val="00ED1B9D"/>
    <w:rsid w:val="00ED4052"/>
    <w:rsid w:val="00ED63F7"/>
    <w:rsid w:val="00ED72BA"/>
    <w:rsid w:val="00EE056F"/>
    <w:rsid w:val="00EE1277"/>
    <w:rsid w:val="00EE53A8"/>
    <w:rsid w:val="00EF0860"/>
    <w:rsid w:val="00EF3896"/>
    <w:rsid w:val="00EF43F5"/>
    <w:rsid w:val="00EF51E2"/>
    <w:rsid w:val="00EF54F4"/>
    <w:rsid w:val="00EF6DB3"/>
    <w:rsid w:val="00EF74D7"/>
    <w:rsid w:val="00EF7BF1"/>
    <w:rsid w:val="00F0030C"/>
    <w:rsid w:val="00F017AF"/>
    <w:rsid w:val="00F02503"/>
    <w:rsid w:val="00F041C4"/>
    <w:rsid w:val="00F07A7E"/>
    <w:rsid w:val="00F07B46"/>
    <w:rsid w:val="00F07E8F"/>
    <w:rsid w:val="00F10181"/>
    <w:rsid w:val="00F11AFC"/>
    <w:rsid w:val="00F14528"/>
    <w:rsid w:val="00F14812"/>
    <w:rsid w:val="00F1598C"/>
    <w:rsid w:val="00F20BC6"/>
    <w:rsid w:val="00F21403"/>
    <w:rsid w:val="00F255FC"/>
    <w:rsid w:val="00F259B0"/>
    <w:rsid w:val="00F25CF4"/>
    <w:rsid w:val="00F26A20"/>
    <w:rsid w:val="00F26B84"/>
    <w:rsid w:val="00F276C9"/>
    <w:rsid w:val="00F31359"/>
    <w:rsid w:val="00F318E0"/>
    <w:rsid w:val="00F3649F"/>
    <w:rsid w:val="00F37CA6"/>
    <w:rsid w:val="00F40690"/>
    <w:rsid w:val="00F435FB"/>
    <w:rsid w:val="00F43B8F"/>
    <w:rsid w:val="00F473F3"/>
    <w:rsid w:val="00F478A8"/>
    <w:rsid w:val="00F51785"/>
    <w:rsid w:val="00F51D4C"/>
    <w:rsid w:val="00F530D7"/>
    <w:rsid w:val="00F541E6"/>
    <w:rsid w:val="00F56224"/>
    <w:rsid w:val="00F562C2"/>
    <w:rsid w:val="00F61F0C"/>
    <w:rsid w:val="00F62D84"/>
    <w:rsid w:val="00F62F49"/>
    <w:rsid w:val="00F6333F"/>
    <w:rsid w:val="00F640BF"/>
    <w:rsid w:val="00F6490D"/>
    <w:rsid w:val="00F70754"/>
    <w:rsid w:val="00F71580"/>
    <w:rsid w:val="00F76F05"/>
    <w:rsid w:val="00F771C5"/>
    <w:rsid w:val="00F77926"/>
    <w:rsid w:val="00F83A19"/>
    <w:rsid w:val="00F85753"/>
    <w:rsid w:val="00F861CA"/>
    <w:rsid w:val="00F863DD"/>
    <w:rsid w:val="00F879A1"/>
    <w:rsid w:val="00F92CAD"/>
    <w:rsid w:val="00F92FC4"/>
    <w:rsid w:val="00F9456D"/>
    <w:rsid w:val="00F94EA3"/>
    <w:rsid w:val="00F961C5"/>
    <w:rsid w:val="00F9787C"/>
    <w:rsid w:val="00F9793C"/>
    <w:rsid w:val="00FA0C14"/>
    <w:rsid w:val="00FA137A"/>
    <w:rsid w:val="00FA36A5"/>
    <w:rsid w:val="00FA533E"/>
    <w:rsid w:val="00FA5504"/>
    <w:rsid w:val="00FB4B02"/>
    <w:rsid w:val="00FB5754"/>
    <w:rsid w:val="00FC22BB"/>
    <w:rsid w:val="00FC2831"/>
    <w:rsid w:val="00FC2D40"/>
    <w:rsid w:val="00FC3600"/>
    <w:rsid w:val="00FC4A9F"/>
    <w:rsid w:val="00FC565B"/>
    <w:rsid w:val="00FD0F66"/>
    <w:rsid w:val="00FD2B87"/>
    <w:rsid w:val="00FD33E1"/>
    <w:rsid w:val="00FD5EC9"/>
    <w:rsid w:val="00FE006E"/>
    <w:rsid w:val="00FE197E"/>
    <w:rsid w:val="00FE209C"/>
    <w:rsid w:val="00FE2FD6"/>
    <w:rsid w:val="00FE5F9B"/>
    <w:rsid w:val="00FF0032"/>
    <w:rsid w:val="00FF0DF1"/>
    <w:rsid w:val="00FF26AA"/>
    <w:rsid w:val="00FF36B7"/>
    <w:rsid w:val="00FF4D85"/>
    <w:rsid w:val="2F1B77C6"/>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C4CE87"/>
  <w15:chartTrackingRefBased/>
  <w15:docId w15:val="{85C8515C-B227-4EE9-9ECA-D9DC3E102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9666BD"/>
    <w:pPr>
      <w:numPr>
        <w:numId w:val="1"/>
      </w:numPr>
      <w:tabs>
        <w:tab w:val="left" w:pos="284"/>
      </w:tabs>
      <w:spacing w:before="120" w:line="360" w:lineRule="auto"/>
      <w:ind w:left="284" w:hanging="284"/>
      <w:jc w:val="both"/>
      <w:outlineLvl w:val="0"/>
      <w:pPrChange w:id="0" w:author="Simone Erbs da Costa" w:date="2023-05-11T11:01:00Z">
        <w:pPr>
          <w:keepNext/>
          <w:keepLines/>
          <w:numPr>
            <w:numId w:val="1"/>
          </w:numPr>
          <w:tabs>
            <w:tab w:val="left" w:pos="284"/>
          </w:tabs>
          <w:spacing w:before="120" w:line="360" w:lineRule="auto"/>
          <w:ind w:left="284" w:hanging="284"/>
          <w:jc w:val="both"/>
          <w:outlineLvl w:val="0"/>
        </w:pPr>
      </w:pPrChange>
    </w:pPr>
    <w:rPr>
      <w:b/>
      <w:caps/>
      <w:sz w:val="20"/>
      <w:rPrChange w:id="0" w:author="Simone Erbs da Costa" w:date="2023-05-11T11:01:00Z">
        <w:rPr>
          <w:b/>
          <w:caps/>
          <w:szCs w:val="24"/>
          <w:lang w:val="pt-BR" w:eastAsia="pt-BR" w:bidi="ar-SA"/>
        </w:rPr>
      </w:rPrChange>
    </w:rPr>
  </w:style>
  <w:style w:type="paragraph" w:styleId="Ttulo2">
    <w:name w:val="heading 2"/>
    <w:aliases w:val="TF-TÍTULO 2"/>
    <w:next w:val="TF-TEXTO"/>
    <w:autoRedefine/>
    <w:qFormat/>
    <w:rsid w:val="009666BD"/>
    <w:pPr>
      <w:keepNext/>
      <w:keepLines/>
      <w:numPr>
        <w:ilvl w:val="1"/>
        <w:numId w:val="1"/>
      </w:numPr>
      <w:spacing w:before="120" w:after="120"/>
      <w:ind w:left="567" w:hanging="567"/>
      <w:jc w:val="both"/>
      <w:outlineLvl w:val="1"/>
      <w:pPrChange w:id="1" w:author="Simone Erbs da Costa" w:date="2023-05-11T11:06:00Z">
        <w:pPr>
          <w:keepNext/>
          <w:keepLines/>
          <w:numPr>
            <w:ilvl w:val="1"/>
            <w:numId w:val="1"/>
          </w:numPr>
          <w:spacing w:before="120" w:after="120"/>
          <w:ind w:left="567" w:hanging="567"/>
          <w:jc w:val="both"/>
          <w:outlineLvl w:val="1"/>
        </w:pPr>
      </w:pPrChange>
    </w:pPr>
    <w:rPr>
      <w:caps/>
      <w:color w:val="000000"/>
      <w:rPrChange w:id="1" w:author="Simone Erbs da Costa" w:date="2023-05-11T11:06:00Z">
        <w:rPr>
          <w:caps/>
          <w:color w:val="000000"/>
          <w:lang w:val="pt-BR" w:eastAsia="pt-BR" w:bidi="ar-SA"/>
        </w:rPr>
      </w:rPrChange>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044738"/>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unhideWhenUsed/>
    <w:rsid w:val="003D398C"/>
    <w:rPr>
      <w:sz w:val="20"/>
      <w:szCs w:val="20"/>
    </w:rPr>
  </w:style>
  <w:style w:type="character" w:customStyle="1" w:styleId="TextodecomentrioChar">
    <w:name w:val="Texto de comentário Char"/>
    <w:basedOn w:val="Fontepargpadro"/>
    <w:link w:val="Textodecomentrio"/>
    <w:uiPriority w:val="99"/>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character" w:styleId="MenoPendente">
    <w:name w:val="Unresolved Mention"/>
    <w:basedOn w:val="Fontepargpadro"/>
    <w:uiPriority w:val="99"/>
    <w:semiHidden/>
    <w:unhideWhenUsed/>
    <w:rsid w:val="00BA0ACF"/>
    <w:rPr>
      <w:color w:val="605E5C"/>
      <w:shd w:val="clear" w:color="auto" w:fill="E1DFDD"/>
    </w:rPr>
  </w:style>
  <w:style w:type="paragraph" w:styleId="PargrafodaLista">
    <w:name w:val="List Paragraph"/>
    <w:basedOn w:val="Normal"/>
    <w:uiPriority w:val="34"/>
    <w:qFormat/>
    <w:rsid w:val="00154F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121076224">
      <w:bodyDiv w:val="1"/>
      <w:marLeft w:val="0"/>
      <w:marRight w:val="0"/>
      <w:marTop w:val="0"/>
      <w:marBottom w:val="0"/>
      <w:divBdr>
        <w:top w:val="none" w:sz="0" w:space="0" w:color="auto"/>
        <w:left w:val="none" w:sz="0" w:space="0" w:color="auto"/>
        <w:bottom w:val="none" w:sz="0" w:space="0" w:color="auto"/>
        <w:right w:val="none" w:sz="0" w:space="0" w:color="auto"/>
      </w:divBdr>
    </w:div>
    <w:div w:id="157816830">
      <w:bodyDiv w:val="1"/>
      <w:marLeft w:val="0"/>
      <w:marRight w:val="0"/>
      <w:marTop w:val="0"/>
      <w:marBottom w:val="0"/>
      <w:divBdr>
        <w:top w:val="none" w:sz="0" w:space="0" w:color="auto"/>
        <w:left w:val="none" w:sz="0" w:space="0" w:color="auto"/>
        <w:bottom w:val="none" w:sz="0" w:space="0" w:color="auto"/>
        <w:right w:val="none" w:sz="0" w:space="0" w:color="auto"/>
      </w:divBdr>
    </w:div>
    <w:div w:id="326783393">
      <w:bodyDiv w:val="1"/>
      <w:marLeft w:val="0"/>
      <w:marRight w:val="0"/>
      <w:marTop w:val="0"/>
      <w:marBottom w:val="0"/>
      <w:divBdr>
        <w:top w:val="none" w:sz="0" w:space="0" w:color="auto"/>
        <w:left w:val="none" w:sz="0" w:space="0" w:color="auto"/>
        <w:bottom w:val="none" w:sz="0" w:space="0" w:color="auto"/>
        <w:right w:val="none" w:sz="0" w:space="0" w:color="auto"/>
      </w:divBdr>
      <w:divsChild>
        <w:div w:id="1589998142">
          <w:marLeft w:val="0"/>
          <w:marRight w:val="0"/>
          <w:marTop w:val="0"/>
          <w:marBottom w:val="0"/>
          <w:divBdr>
            <w:top w:val="none" w:sz="0" w:space="0" w:color="auto"/>
            <w:left w:val="none" w:sz="0" w:space="0" w:color="auto"/>
            <w:bottom w:val="none" w:sz="0" w:space="0" w:color="auto"/>
            <w:right w:val="none" w:sz="0" w:space="0" w:color="auto"/>
          </w:divBdr>
        </w:div>
      </w:divsChild>
    </w:div>
    <w:div w:id="379862545">
      <w:bodyDiv w:val="1"/>
      <w:marLeft w:val="0"/>
      <w:marRight w:val="0"/>
      <w:marTop w:val="0"/>
      <w:marBottom w:val="0"/>
      <w:divBdr>
        <w:top w:val="none" w:sz="0" w:space="0" w:color="auto"/>
        <w:left w:val="none" w:sz="0" w:space="0" w:color="auto"/>
        <w:bottom w:val="none" w:sz="0" w:space="0" w:color="auto"/>
        <w:right w:val="none" w:sz="0" w:space="0" w:color="auto"/>
      </w:divBdr>
    </w:div>
    <w:div w:id="438455646">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917055074">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53457284">
      <w:bodyDiv w:val="1"/>
      <w:marLeft w:val="0"/>
      <w:marRight w:val="0"/>
      <w:marTop w:val="0"/>
      <w:marBottom w:val="0"/>
      <w:divBdr>
        <w:top w:val="none" w:sz="0" w:space="0" w:color="auto"/>
        <w:left w:val="none" w:sz="0" w:space="0" w:color="auto"/>
        <w:bottom w:val="none" w:sz="0" w:space="0" w:color="auto"/>
        <w:right w:val="none" w:sz="0" w:space="0" w:color="auto"/>
      </w:divBdr>
    </w:div>
    <w:div w:id="1103838647">
      <w:bodyDiv w:val="1"/>
      <w:marLeft w:val="0"/>
      <w:marRight w:val="0"/>
      <w:marTop w:val="0"/>
      <w:marBottom w:val="0"/>
      <w:divBdr>
        <w:top w:val="none" w:sz="0" w:space="0" w:color="auto"/>
        <w:left w:val="none" w:sz="0" w:space="0" w:color="auto"/>
        <w:bottom w:val="none" w:sz="0" w:space="0" w:color="auto"/>
        <w:right w:val="none" w:sz="0" w:space="0" w:color="auto"/>
      </w:divBdr>
    </w:div>
    <w:div w:id="1206211273">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21468330">
      <w:bodyDiv w:val="1"/>
      <w:marLeft w:val="0"/>
      <w:marRight w:val="0"/>
      <w:marTop w:val="0"/>
      <w:marBottom w:val="0"/>
      <w:divBdr>
        <w:top w:val="none" w:sz="0" w:space="0" w:color="auto"/>
        <w:left w:val="none" w:sz="0" w:space="0" w:color="auto"/>
        <w:bottom w:val="none" w:sz="0" w:space="0" w:color="auto"/>
        <w:right w:val="none" w:sz="0" w:space="0" w:color="auto"/>
      </w:divBdr>
    </w:div>
    <w:div w:id="1332755464">
      <w:bodyDiv w:val="1"/>
      <w:marLeft w:val="0"/>
      <w:marRight w:val="0"/>
      <w:marTop w:val="0"/>
      <w:marBottom w:val="0"/>
      <w:divBdr>
        <w:top w:val="none" w:sz="0" w:space="0" w:color="auto"/>
        <w:left w:val="none" w:sz="0" w:space="0" w:color="auto"/>
        <w:bottom w:val="none" w:sz="0" w:space="0" w:color="auto"/>
        <w:right w:val="none" w:sz="0" w:space="0" w:color="auto"/>
      </w:divBdr>
    </w:div>
    <w:div w:id="1345788986">
      <w:bodyDiv w:val="1"/>
      <w:marLeft w:val="0"/>
      <w:marRight w:val="0"/>
      <w:marTop w:val="0"/>
      <w:marBottom w:val="0"/>
      <w:divBdr>
        <w:top w:val="none" w:sz="0" w:space="0" w:color="auto"/>
        <w:left w:val="none" w:sz="0" w:space="0" w:color="auto"/>
        <w:bottom w:val="none" w:sz="0" w:space="0" w:color="auto"/>
        <w:right w:val="none" w:sz="0" w:space="0" w:color="auto"/>
      </w:divBdr>
    </w:div>
    <w:div w:id="1376657765">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635788462">
      <w:bodyDiv w:val="1"/>
      <w:marLeft w:val="0"/>
      <w:marRight w:val="0"/>
      <w:marTop w:val="0"/>
      <w:marBottom w:val="0"/>
      <w:divBdr>
        <w:top w:val="none" w:sz="0" w:space="0" w:color="auto"/>
        <w:left w:val="none" w:sz="0" w:space="0" w:color="auto"/>
        <w:bottom w:val="none" w:sz="0" w:space="0" w:color="auto"/>
        <w:right w:val="none" w:sz="0" w:space="0" w:color="auto"/>
      </w:divBdr>
    </w:div>
    <w:div w:id="1830824099">
      <w:bodyDiv w:val="1"/>
      <w:marLeft w:val="0"/>
      <w:marRight w:val="0"/>
      <w:marTop w:val="0"/>
      <w:marBottom w:val="0"/>
      <w:divBdr>
        <w:top w:val="none" w:sz="0" w:space="0" w:color="auto"/>
        <w:left w:val="none" w:sz="0" w:space="0" w:color="auto"/>
        <w:bottom w:val="none" w:sz="0" w:space="0" w:color="auto"/>
        <w:right w:val="none" w:sz="0" w:space="0" w:color="auto"/>
      </w:divBdr>
    </w:div>
    <w:div w:id="2021084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oter" Target="footer2.xml"/><Relationship Id="rId27" Type="http://schemas.microsoft.com/office/2020/10/relationships/intelligence" Target="intelligence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56A77B66B859E42A93513EA1FB95E09" ma:contentTypeVersion="16" ma:contentTypeDescription="Crie um novo documento." ma:contentTypeScope="" ma:versionID="9e872d3a25a0088fe2e6979687060684">
  <xsd:schema xmlns:xsd="http://www.w3.org/2001/XMLSchema" xmlns:xs="http://www.w3.org/2001/XMLSchema" xmlns:p="http://schemas.microsoft.com/office/2006/metadata/properties" xmlns:ns3="420af738-c2fb-4543-932a-65630baaaf08" xmlns:ns4="7aec32ba-db6f-4007-b270-36686bcf1108" targetNamespace="http://schemas.microsoft.com/office/2006/metadata/properties" ma:root="true" ma:fieldsID="3a89b2aded919d2fb1db0f93d1412e3a" ns3:_="" ns4:_="">
    <xsd:import namespace="420af738-c2fb-4543-932a-65630baaaf08"/>
    <xsd:import namespace="7aec32ba-db6f-4007-b270-36686bcf110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3:MediaServiceLocation" minOccurs="0"/>
                <xsd:element ref="ns3:MediaLengthInSecond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0af738-c2fb-4543-932a-65630baaaf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_activity" ma:index="2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aec32ba-db6f-4007-b270-36686bcf1108"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 StyleNam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420af738-c2fb-4543-932a-65630baaaf08" xsi:nil="true"/>
  </documentManagement>
</p:properties>
</file>

<file path=customXml/itemProps1.xml><?xml version="1.0" encoding="utf-8"?>
<ds:datastoreItem xmlns:ds="http://schemas.openxmlformats.org/officeDocument/2006/customXml" ds:itemID="{1E8F9A75-8EF7-4194-870B-C68A79140B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0af738-c2fb-4543-932a-65630baaaf08"/>
    <ds:schemaRef ds:uri="7aec32ba-db6f-4007-b270-36686bcf11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3.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4.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420af738-c2fb-4543-932a-65630baaaf08"/>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9</Pages>
  <Words>4995</Words>
  <Characters>26976</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31908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4</cp:revision>
  <cp:lastPrinted>2023-04-24T22:38:00Z</cp:lastPrinted>
  <dcterms:created xsi:type="dcterms:W3CDTF">2023-05-11T14:13:00Z</dcterms:created>
  <dcterms:modified xsi:type="dcterms:W3CDTF">2023-05-15T17:54:00Z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0x010100B56A77B66B859E42A93513EA1FB95E09</vt:lpwstr>
  </property>
  <property fmtid="{D5CDD505-2E9C-101B-9397-08002B2CF9AE}" pid="3" name="MSIP_Label_8c28577e-0e52-49e2-b52e-02bb75ccb8f1_Enabled">
    <vt:lpwstr>true</vt:lpwstr>
  </property>
  <property fmtid="{D5CDD505-2E9C-101B-9397-08002B2CF9AE}" pid="4" name="MSIP_Label_8c28577e-0e52-49e2-b52e-02bb75ccb8f1_SetDate">
    <vt:lpwstr>2023-04-12T00:01:52Z</vt:lpwstr>
  </property>
  <property fmtid="{D5CDD505-2E9C-101B-9397-08002B2CF9AE}" pid="5" name="MSIP_Label_8c28577e-0e52-49e2-b52e-02bb75ccb8f1_Method">
    <vt:lpwstr>Standard</vt:lpwstr>
  </property>
  <property fmtid="{D5CDD505-2E9C-101B-9397-08002B2CF9AE}" pid="6" name="MSIP_Label_8c28577e-0e52-49e2-b52e-02bb75ccb8f1_Name">
    <vt:lpwstr>defa4170-0d19-0005-0004-bc88714345d2</vt:lpwstr>
  </property>
  <property fmtid="{D5CDD505-2E9C-101B-9397-08002B2CF9AE}" pid="7" name="MSIP_Label_8c28577e-0e52-49e2-b52e-02bb75ccb8f1_SiteId">
    <vt:lpwstr>0c2d222a-ecda-4b70-960a-acef6ced3052</vt:lpwstr>
  </property>
  <property fmtid="{D5CDD505-2E9C-101B-9397-08002B2CF9AE}" pid="8" name="MSIP_Label_8c28577e-0e52-49e2-b52e-02bb75ccb8f1_ActionId">
    <vt:lpwstr>9b08be4d-45a0-42bf-ab4c-e26deaa4a0e7</vt:lpwstr>
  </property>
  <property fmtid="{D5CDD505-2E9C-101B-9397-08002B2CF9AE}" pid="9" name="MSIP_Label_8c28577e-0e52-49e2-b52e-02bb75ccb8f1_ContentBits">
    <vt:lpwstr>0</vt:lpwstr>
  </property>
</Properties>
</file>